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444E" w14:textId="77777777" w:rsidR="00403BDF" w:rsidRPr="00B942BD" w:rsidRDefault="00403BDF">
      <w:pPr>
        <w:sectPr w:rsidR="00403BDF" w:rsidRPr="00B942BD">
          <w:pgSz w:w="11906" w:h="16838"/>
          <w:pgMar w:top="1440" w:right="1440" w:bottom="1440" w:left="1440" w:header="708" w:footer="708" w:gutter="0"/>
          <w:cols w:space="720"/>
          <w:docGrid w:linePitch="360"/>
        </w:sectPr>
      </w:pPr>
    </w:p>
    <w:p w14:paraId="707F19C2" w14:textId="77777777" w:rsidR="00403BDF" w:rsidRPr="00B942BD" w:rsidRDefault="00403BDF"/>
    <w:p w14:paraId="570C14DF" w14:textId="77777777" w:rsidR="00403BDF" w:rsidRPr="00B942BD" w:rsidRDefault="00111DA1">
      <w:pPr>
        <w:jc w:val="center"/>
      </w:pPr>
      <w:r w:rsidRPr="00B942BD">
        <w:rPr>
          <w:b/>
          <w:sz w:val="28"/>
          <w:szCs w:val="28"/>
        </w:rPr>
        <w:t>Sistema de Gestão de Encomendas:</w:t>
      </w:r>
    </w:p>
    <w:p w14:paraId="05899059" w14:textId="77777777" w:rsidR="00403BDF" w:rsidRPr="00B942BD" w:rsidRDefault="00111DA1">
      <w:pPr>
        <w:jc w:val="center"/>
      </w:pPr>
      <w:r w:rsidRPr="00B942BD">
        <w:rPr>
          <w:b/>
          <w:sz w:val="28"/>
          <w:szCs w:val="28"/>
        </w:rPr>
        <w:t>Análise, Modelação e Conceção</w:t>
      </w:r>
    </w:p>
    <w:p w14:paraId="097357F0" w14:textId="77777777" w:rsidR="00403BDF" w:rsidRPr="00B942BD" w:rsidRDefault="00111DA1">
      <w:pPr>
        <w:spacing w:after="360"/>
        <w:jc w:val="center"/>
      </w:pPr>
      <w:r w:rsidRPr="00B942BD">
        <w:rPr>
          <w:b/>
          <w:sz w:val="28"/>
          <w:szCs w:val="28"/>
        </w:rPr>
        <w:t>de uma Solução Orientada a Objetos</w:t>
      </w:r>
    </w:p>
    <w:p w14:paraId="29014F1B" w14:textId="77777777" w:rsidR="00403BDF" w:rsidRPr="00B942BD" w:rsidRDefault="00111DA1" w:rsidP="00F117D1">
      <w:pPr>
        <w:spacing w:after="120"/>
        <w:jc w:val="center"/>
      </w:pPr>
      <w:r w:rsidRPr="00B942BD">
        <w:t xml:space="preserve">David Soares¹, Mário Figueira¹ e </w:t>
      </w:r>
      <w:proofErr w:type="spellStart"/>
      <w:r w:rsidRPr="00B942BD">
        <w:t>Masembo</w:t>
      </w:r>
      <w:proofErr w:type="spellEnd"/>
      <w:r w:rsidRPr="00B942BD">
        <w:t xml:space="preserve"> Zola¹</w:t>
      </w:r>
    </w:p>
    <w:p w14:paraId="32448C23" w14:textId="19E7BC57" w:rsidR="00403BDF" w:rsidRPr="00B942BD" w:rsidRDefault="00111DA1" w:rsidP="00F117D1">
      <w:pPr>
        <w:jc w:val="center"/>
      </w:pPr>
      <w:r w:rsidRPr="00B942BD">
        <w:rPr>
          <w:sz w:val="18"/>
          <w:szCs w:val="18"/>
        </w:rPr>
        <w:t xml:space="preserve">¹ Instituto Superior de Engenharia do Porto, Departamento de Engenharia </w:t>
      </w:r>
      <w:r w:rsidR="0059217B" w:rsidRPr="00B942BD">
        <w:rPr>
          <w:sz w:val="18"/>
          <w:szCs w:val="18"/>
        </w:rPr>
        <w:t>Eletrotécnica</w:t>
      </w:r>
      <w:r w:rsidRPr="00B942BD">
        <w:rPr>
          <w:sz w:val="18"/>
          <w:szCs w:val="18"/>
        </w:rPr>
        <w:t>,</w:t>
      </w:r>
    </w:p>
    <w:p w14:paraId="0AC0DF94" w14:textId="77777777" w:rsidR="00403BDF" w:rsidRPr="00B942BD" w:rsidRDefault="00111DA1" w:rsidP="00F117D1">
      <w:pPr>
        <w:jc w:val="center"/>
      </w:pPr>
      <w:r w:rsidRPr="00B942BD">
        <w:rPr>
          <w:sz w:val="18"/>
          <w:szCs w:val="18"/>
        </w:rPr>
        <w:t>Rua Dr. António Bernardino de Almeida 431, 4249-015 Porto, Portugal</w:t>
      </w:r>
    </w:p>
    <w:p w14:paraId="244DE179" w14:textId="77777777" w:rsidR="00403BDF" w:rsidRPr="00B942BD" w:rsidRDefault="00111DA1" w:rsidP="00F117D1">
      <w:pPr>
        <w:spacing w:after="360"/>
        <w:jc w:val="center"/>
      </w:pPr>
      <w:r w:rsidRPr="00B942BD">
        <w:rPr>
          <w:sz w:val="18"/>
          <w:szCs w:val="18"/>
        </w:rPr>
        <w:t>{1251971, 1251824, 1251825}@isep.ipp.pt</w:t>
      </w:r>
    </w:p>
    <w:p w14:paraId="5ACF94FB" w14:textId="77777777" w:rsidR="00403BDF" w:rsidRPr="00B942BD" w:rsidRDefault="00403BDF"/>
    <w:p w14:paraId="68933999" w14:textId="77777777" w:rsidR="00F117D1" w:rsidRPr="00B942BD" w:rsidRDefault="00111DA1" w:rsidP="00F117D1">
      <w:pPr>
        <w:spacing w:after="120"/>
        <w:ind w:right="567"/>
        <w:jc w:val="both"/>
        <w:rPr>
          <w:sz w:val="18"/>
          <w:szCs w:val="18"/>
        </w:rPr>
      </w:pPr>
      <w:r w:rsidRPr="00B942BD">
        <w:rPr>
          <w:b/>
          <w:sz w:val="18"/>
          <w:szCs w:val="18"/>
        </w:rPr>
        <w:t xml:space="preserve">Resumo. </w:t>
      </w:r>
      <w:r w:rsidRPr="00B942BD">
        <w:rPr>
          <w:sz w:val="18"/>
          <w:szCs w:val="18"/>
        </w:rPr>
        <w:t>Este relatório descreve a análise e conceção de um sistema de gestão de encomendas orientado a objetos, a implementar em C++, que servirá de apoio ao transporte de encomendas entre seis pontos de distribuição numa pequena cidade. O trabalho cobre a engenharia de requisitos, a modelação conceptual do domínio, a especificação de user stories e casos de uso, os diagramas de sequência de sistema e o desenho interno da aplicação, incluindo diagramas de classes, de estados, de pacotes, de componentes e de instalação. Aplicam-se notação UML e princípios GRASP para garantir elevada coesão e baixo acoplamento. O sistema preconizado visa aumentar a eficiência operacional, reduzir falhas no processo logístico e proporcionar ao utilizador informação atualizada sobre o estado das suas encomendas. Encontra-se ainda em fase de planeamento, pelo que este documento descreve o sistema tal como está previsto.</w:t>
      </w:r>
    </w:p>
    <w:p w14:paraId="45E1C262" w14:textId="656CAFAA" w:rsidR="00403BDF" w:rsidRPr="00B942BD" w:rsidRDefault="00111DA1" w:rsidP="00F117D1">
      <w:pPr>
        <w:spacing w:after="120"/>
        <w:ind w:right="567"/>
        <w:jc w:val="both"/>
      </w:pPr>
      <w:r w:rsidRPr="00B942BD">
        <w:rPr>
          <w:b/>
          <w:sz w:val="18"/>
          <w:szCs w:val="18"/>
        </w:rPr>
        <w:t xml:space="preserve">Palavras-chave: </w:t>
      </w:r>
      <w:r w:rsidRPr="00B942BD">
        <w:rPr>
          <w:sz w:val="18"/>
          <w:szCs w:val="18"/>
        </w:rPr>
        <w:t>Gestão de Encomendas · Engenharia de Software · C++ · UML · GRASP · Programação Orientada a Objetos · Sistemas de Informação.</w:t>
      </w:r>
    </w:p>
    <w:p w14:paraId="00EAF608" w14:textId="77777777" w:rsidR="00403BDF" w:rsidRPr="00B942BD" w:rsidRDefault="00111DA1" w:rsidP="006C3AAD">
      <w:pPr>
        <w:keepNext/>
        <w:spacing w:before="360" w:after="180"/>
        <w:ind w:left="-284"/>
      </w:pPr>
      <w:r w:rsidRPr="00B942BD">
        <w:rPr>
          <w:b/>
          <w:sz w:val="24"/>
          <w:szCs w:val="24"/>
        </w:rPr>
        <w:t>1</w:t>
      </w:r>
      <w:r w:rsidRPr="00B942BD">
        <w:rPr>
          <w:b/>
          <w:sz w:val="24"/>
          <w:szCs w:val="24"/>
        </w:rPr>
        <w:tab/>
        <w:t>Introdução</w:t>
      </w:r>
    </w:p>
    <w:p w14:paraId="75305F78" w14:textId="28958C3D" w:rsidR="00142B08" w:rsidRPr="00142B08" w:rsidRDefault="00111DA1" w:rsidP="00142B08">
      <w:pPr>
        <w:spacing w:after="120"/>
        <w:ind w:left="-284"/>
        <w:jc w:val="both"/>
      </w:pPr>
      <w:r w:rsidRPr="00B942BD">
        <w:t xml:space="preserve">O </w:t>
      </w:r>
      <w:proofErr w:type="spellStart"/>
      <w:r w:rsidRPr="00B942BD">
        <w:t>envio</w:t>
      </w:r>
      <w:proofErr w:type="spellEnd"/>
      <w:r w:rsidRPr="00B942BD">
        <w:t xml:space="preserve"> de </w:t>
      </w:r>
      <w:proofErr w:type="spellStart"/>
      <w:r w:rsidRPr="00B942BD">
        <w:t>encomendas</w:t>
      </w:r>
      <w:proofErr w:type="spellEnd"/>
      <w:r w:rsidRPr="00B942BD">
        <w:t xml:space="preserve"> entre </w:t>
      </w:r>
      <w:proofErr w:type="spellStart"/>
      <w:r w:rsidRPr="00B942BD">
        <w:t>pessoas</w:t>
      </w:r>
      <w:proofErr w:type="spellEnd"/>
      <w:r w:rsidRPr="00B942BD">
        <w:t xml:space="preserve"> é </w:t>
      </w:r>
      <w:proofErr w:type="spellStart"/>
      <w:r w:rsidRPr="00B942BD">
        <w:t>uma</w:t>
      </w:r>
      <w:proofErr w:type="spellEnd"/>
      <w:r w:rsidRPr="00B942BD">
        <w:t xml:space="preserve"> </w:t>
      </w:r>
      <w:proofErr w:type="spellStart"/>
      <w:r w:rsidRPr="00B942BD">
        <w:t>necessidade</w:t>
      </w:r>
      <w:proofErr w:type="spellEnd"/>
      <w:r w:rsidRPr="00B942BD">
        <w:t xml:space="preserve"> do </w:t>
      </w:r>
      <w:proofErr w:type="spellStart"/>
      <w:r w:rsidRPr="00B942BD">
        <w:t>dia</w:t>
      </w:r>
      <w:proofErr w:type="spellEnd"/>
      <w:r w:rsidRPr="00B942BD">
        <w:t>-a-</w:t>
      </w:r>
      <w:proofErr w:type="spellStart"/>
      <w:r w:rsidRPr="00B942BD">
        <w:t>dia</w:t>
      </w:r>
      <w:proofErr w:type="spellEnd"/>
      <w:r w:rsidRPr="00B942BD">
        <w:t xml:space="preserve">, </w:t>
      </w:r>
      <w:proofErr w:type="spellStart"/>
      <w:r w:rsidRPr="00B942BD">
        <w:t>seja</w:t>
      </w:r>
      <w:proofErr w:type="spellEnd"/>
      <w:r w:rsidRPr="00B942BD">
        <w:t xml:space="preserve"> para </w:t>
      </w:r>
      <w:proofErr w:type="spellStart"/>
      <w:r w:rsidRPr="00B942BD">
        <w:t>fazer</w:t>
      </w:r>
      <w:proofErr w:type="spellEnd"/>
      <w:r w:rsidRPr="00B942BD">
        <w:t xml:space="preserve"> </w:t>
      </w:r>
      <w:proofErr w:type="spellStart"/>
      <w:r w:rsidRPr="00B942BD">
        <w:t>chegar</w:t>
      </w:r>
      <w:proofErr w:type="spellEnd"/>
      <w:r w:rsidRPr="00B942BD">
        <w:t xml:space="preserve"> um </w:t>
      </w:r>
      <w:proofErr w:type="spellStart"/>
      <w:r w:rsidRPr="00B942BD">
        <w:t>presente</w:t>
      </w:r>
      <w:proofErr w:type="spellEnd"/>
      <w:r w:rsidRPr="00B942BD">
        <w:t xml:space="preserve"> </w:t>
      </w:r>
      <w:proofErr w:type="gramStart"/>
      <w:r w:rsidRPr="00B942BD">
        <w:t>a</w:t>
      </w:r>
      <w:proofErr w:type="gramEnd"/>
      <w:r w:rsidRPr="00B942BD">
        <w:t xml:space="preserve"> um familiar, </w:t>
      </w:r>
      <w:proofErr w:type="spellStart"/>
      <w:r w:rsidRPr="00B942BD">
        <w:t>despachar</w:t>
      </w:r>
      <w:proofErr w:type="spellEnd"/>
      <w:r w:rsidRPr="00B942BD">
        <w:t xml:space="preserve"> </w:t>
      </w:r>
      <w:proofErr w:type="spellStart"/>
      <w:r w:rsidRPr="00B942BD">
        <w:t>documentos</w:t>
      </w:r>
      <w:proofErr w:type="spellEnd"/>
      <w:r w:rsidRPr="00B942BD">
        <w:t xml:space="preserve"> entre </w:t>
      </w:r>
      <w:proofErr w:type="spellStart"/>
      <w:r w:rsidRPr="00B942BD">
        <w:t>empresas</w:t>
      </w:r>
      <w:proofErr w:type="spellEnd"/>
      <w:r w:rsidRPr="00B942BD">
        <w:t xml:space="preserve"> </w:t>
      </w:r>
      <w:proofErr w:type="spellStart"/>
      <w:r w:rsidRPr="00B942BD">
        <w:t>ou</w:t>
      </w:r>
      <w:proofErr w:type="spellEnd"/>
      <w:r w:rsidRPr="00B942BD">
        <w:t xml:space="preserve"> </w:t>
      </w:r>
      <w:proofErr w:type="spellStart"/>
      <w:r w:rsidRPr="00B942BD">
        <w:t>simplesmente</w:t>
      </w:r>
      <w:proofErr w:type="spellEnd"/>
      <w:r w:rsidRPr="00B942BD">
        <w:t xml:space="preserve"> trocar </w:t>
      </w:r>
      <w:proofErr w:type="spellStart"/>
      <w:r w:rsidRPr="00B942BD">
        <w:t>objetos</w:t>
      </w:r>
      <w:proofErr w:type="spellEnd"/>
      <w:r w:rsidRPr="00B942BD">
        <w:t xml:space="preserve"> entre </w:t>
      </w:r>
      <w:proofErr w:type="spellStart"/>
      <w:r w:rsidRPr="00B942BD">
        <w:t>vizinhos</w:t>
      </w:r>
      <w:proofErr w:type="spellEnd"/>
      <w:r w:rsidRPr="00B942BD">
        <w:t xml:space="preserve">. Em </w:t>
      </w:r>
      <w:proofErr w:type="spellStart"/>
      <w:r w:rsidRPr="00B942BD">
        <w:t>contextos</w:t>
      </w:r>
      <w:proofErr w:type="spellEnd"/>
      <w:r w:rsidRPr="00B942BD">
        <w:t xml:space="preserve"> </w:t>
      </w:r>
      <w:proofErr w:type="spellStart"/>
      <w:r w:rsidRPr="00B942BD">
        <w:t>urbanos</w:t>
      </w:r>
      <w:proofErr w:type="spellEnd"/>
      <w:r w:rsidRPr="00B942BD">
        <w:t xml:space="preserve"> de grande dimensão esta atividade encontra-se bem servida por operadores logísticos consolidados, mas em contextos locais — como uma pequena cidade com apenas alguns pontos de distribuição — a coordenação entre quem envia, quem recebe e os meios de transporte disponíveis é frequentemente feita de forma improvisada, recorrendo a telefonemas, registos em papel ou folhas de cálculo partilhadas.</w:t>
      </w:r>
      <w:r w:rsidR="00142B08" w:rsidRPr="00142B08">
        <w:rPr>
          <w:rFonts w:ascii="Segoe UI" w:hAnsi="Segoe UI" w:cs="Segoe UI"/>
          <w:sz w:val="21"/>
          <w:szCs w:val="21"/>
          <w:lang w:eastAsia="pt-PT"/>
        </w:rPr>
        <w:t xml:space="preserve"> </w:t>
      </w:r>
      <w:r w:rsidR="00142B08" w:rsidRPr="00142B08">
        <w:t>O sistema encontra-se atualmente em fase de implementação, tendo já sido desenvolvidas as principais funcionalidades definidas na fase de análise e desenho.</w:t>
      </w:r>
    </w:p>
    <w:p w14:paraId="493B8BFA" w14:textId="77777777" w:rsidR="00403BDF" w:rsidRPr="00B942BD" w:rsidRDefault="00111DA1" w:rsidP="001661C4">
      <w:pPr>
        <w:keepNext/>
        <w:spacing w:before="240" w:after="120"/>
        <w:ind w:left="-284"/>
      </w:pPr>
      <w:r w:rsidRPr="00B942BD">
        <w:rPr>
          <w:b/>
        </w:rPr>
        <w:t>1.2</w:t>
      </w:r>
      <w:r w:rsidRPr="00B942BD">
        <w:rPr>
          <w:b/>
        </w:rPr>
        <w:tab/>
      </w:r>
      <w:proofErr w:type="spellStart"/>
      <w:r w:rsidRPr="00B942BD">
        <w:rPr>
          <w:b/>
        </w:rPr>
        <w:t>Problema</w:t>
      </w:r>
      <w:proofErr w:type="spellEnd"/>
    </w:p>
    <w:p w14:paraId="0C75CA1E" w14:textId="77777777" w:rsidR="00023BA8" w:rsidRPr="00B942BD" w:rsidRDefault="00111DA1" w:rsidP="001661C4">
      <w:pPr>
        <w:spacing w:after="120"/>
        <w:ind w:left="-284"/>
        <w:jc w:val="both"/>
      </w:pPr>
      <w:r w:rsidRPr="00B942BD">
        <w:t>A ausência de um sistema estruturado tem consequências práticas relevantes. Por um lado, torna-se difícil saber, num determinado momento, que veículos estão disponíveis, que encomendas aguardam recolha e qual o estado de cada entrega. Por outro lado, o risco de erro humano aumenta com o volume de operações, o que pode conduzir a encomendas extraviadas, atrasos injustificados ou atribuições de veículos inadequadas ao peso e ao volume do que se pretende transportar. Este problema torna-se ainda mais evidente quando existem múltiplos pontos de recolha e entrega e quando os recursos de transporte são limitados.</w:t>
      </w:r>
    </w:p>
    <w:p w14:paraId="1DD7A1A4" w14:textId="77777777" w:rsidR="00403BDF" w:rsidRPr="00B942BD" w:rsidRDefault="00111DA1" w:rsidP="006C3AAD">
      <w:pPr>
        <w:ind w:left="-284"/>
        <w:jc w:val="both"/>
      </w:pPr>
      <w:r w:rsidRPr="00B942BD">
        <w:rPr>
          <w:b/>
        </w:rPr>
        <w:t>1.3</w:t>
      </w:r>
      <w:r w:rsidRPr="00B942BD">
        <w:tab/>
      </w:r>
      <w:r w:rsidRPr="00B942BD">
        <w:rPr>
          <w:b/>
        </w:rPr>
        <w:t>Abordagem Proposta</w:t>
      </w:r>
    </w:p>
    <w:p w14:paraId="7460C1A7" w14:textId="77777777" w:rsidR="00403BDF" w:rsidRPr="00B942BD" w:rsidRDefault="00111DA1" w:rsidP="006C3AAD">
      <w:pPr>
        <w:ind w:left="-284"/>
        <w:jc w:val="both"/>
      </w:pPr>
      <w:r w:rsidRPr="00B942BD">
        <w:t>Propõe-se o desenvolvimento de um sistema que permita simplificar e otimizar a gestão de encomendas numa pequena cidade com seis pontos de distribuição. Pretende-se que o utilizador possa descrever a sua encomenda, indicar o ponto de origem e o ponto de destino, e que o próprio sistema se encarregue de escolher, de entre os veículos disponíveis, aquele que deverá efetuar o transporte. Em paralelo, o sistema deverá acompanhar a encomenda ao longo do processo, mantendo o estado atualizado desde a criação do pedido até à entrega final. A solução é desenhada seguindo boas práticas de engenharia de software [2, 3], recorrendo a notação UML [4] e aos padrões de atribuição de responsabilidades GRASP [1].</w:t>
      </w:r>
    </w:p>
    <w:p w14:paraId="3EF222E6" w14:textId="77777777" w:rsidR="00403BDF" w:rsidRPr="00B942BD" w:rsidRDefault="00111DA1" w:rsidP="006C3AAD">
      <w:pPr>
        <w:ind w:left="-284" w:firstLine="360"/>
        <w:jc w:val="both"/>
      </w:pPr>
      <w:r w:rsidRPr="00B942BD">
        <w:t>Importa sublinhar, desde já, que o sistema aqui descrito se encontra ainda em fase de análise e conceção: a implementação propriamente dita, em linguagem C++, será realizada numa fase posterior. Assim, tudo o que se segue deverá ser interpretado como uma proposta detalhada daquilo que o sistema fará quando for construído, e não como uma descrição de software já em funcionamento.</w:t>
      </w:r>
    </w:p>
    <w:p w14:paraId="6A31955D" w14:textId="77777777" w:rsidR="00403BDF" w:rsidRPr="00B942BD" w:rsidRDefault="00111DA1" w:rsidP="006C3AAD">
      <w:pPr>
        <w:ind w:left="-284" w:firstLine="360"/>
        <w:jc w:val="both"/>
      </w:pPr>
      <w:r w:rsidRPr="00B942BD">
        <w:t>Para tornar este documento acessível tanto a leitores com formação em programação como a leitores sem esse tipo de conhecimentos, ao longo do texto são introduzidos e explicados, em linguagem simples, os principais conceitos técnicos utilizados — nomeadamente user story, caso de uso, diagrama de sequência, modelo de domínio, padrões GRASP e requisitos FURPS+.</w:t>
      </w:r>
    </w:p>
    <w:p w14:paraId="0B3BF963" w14:textId="77777777" w:rsidR="00607364" w:rsidRPr="00B942BD" w:rsidRDefault="00111DA1" w:rsidP="001661C4">
      <w:pPr>
        <w:keepNext/>
        <w:spacing w:before="240" w:after="120"/>
        <w:ind w:left="-284"/>
        <w:rPr>
          <w:b/>
        </w:rPr>
      </w:pPr>
      <w:r w:rsidRPr="00B942BD">
        <w:rPr>
          <w:b/>
        </w:rPr>
        <w:t>1.4</w:t>
      </w:r>
      <w:r w:rsidRPr="00B942BD">
        <w:tab/>
      </w:r>
      <w:r w:rsidRPr="00B942BD">
        <w:rPr>
          <w:b/>
        </w:rPr>
        <w:t>Estrutura do Documento</w:t>
      </w:r>
    </w:p>
    <w:p w14:paraId="16DB1453" w14:textId="77777777" w:rsidR="00403BDF" w:rsidRPr="00B942BD" w:rsidRDefault="00111DA1" w:rsidP="001661C4">
      <w:pPr>
        <w:spacing w:after="120"/>
        <w:ind w:left="-284"/>
        <w:jc w:val="both"/>
      </w:pPr>
      <w:r w:rsidRPr="00B942BD">
        <w:t>O presente documento encontra-se organizado em onze capítulos. No Capítulo 2 são apresentados os objetivos gerais e específicos do projeto. O Capítulo 3 descreve as user stories que capturam as necessidades dos utilizadores. No Capítulo 4 é feita a engenharia de requisitos, abrangendo requisitos funcionais, não funcionais (segundo o modelo FURPS+), considerações sobre persistência de dados e a matriz de rastreabilidade entre requisitos e casos de uso. O Capítulo 5 apresenta o modelo de domínio, e o Capítulo 6 o modelo de casos de uso, incluindo a especificação detalhada de quatro casos de uso representativos. O Capítulo 7 expõe os diagramas de sequência de sistema correspondentes a esses casos de uso. O Capítulo 8 é dedicado ao desenho do sistema, abordando diagrama de classes, diagrama de sequência, diagrama de estados da Encomenda, aplicação de padrões GRASP, e diagramas de pacotes, componentes e instalação. O Capítulo 9 apresenta o glossário de termos, o Capítulo 10 contém as conclusões e, finalmente, o Capítulo 11 lista as referências bibliográficas utilizadas.</w:t>
      </w:r>
    </w:p>
    <w:p w14:paraId="6DA760F5" w14:textId="77777777" w:rsidR="00403BDF" w:rsidRPr="00B942BD" w:rsidRDefault="00111DA1" w:rsidP="001661C4">
      <w:pPr>
        <w:keepNext/>
        <w:spacing w:before="360" w:after="180"/>
        <w:ind w:left="-284"/>
      </w:pPr>
      <w:r w:rsidRPr="00B942BD">
        <w:rPr>
          <w:b/>
          <w:sz w:val="24"/>
          <w:szCs w:val="24"/>
        </w:rPr>
        <w:t>2</w:t>
      </w:r>
      <w:r w:rsidRPr="00B942BD">
        <w:tab/>
      </w:r>
      <w:r w:rsidRPr="00B942BD">
        <w:rPr>
          <w:b/>
          <w:sz w:val="24"/>
          <w:szCs w:val="24"/>
        </w:rPr>
        <w:t>Objetivos do Projeto</w:t>
      </w:r>
    </w:p>
    <w:p w14:paraId="493F88AB" w14:textId="77777777" w:rsidR="00403BDF" w:rsidRPr="00B942BD" w:rsidRDefault="00111DA1" w:rsidP="001661C4">
      <w:pPr>
        <w:ind w:left="-284"/>
        <w:jc w:val="both"/>
      </w:pPr>
      <w:r w:rsidRPr="00B942BD">
        <w:t>O objetivo geral deste projeto consiste em desenvolver um sistema orientado a objetos para a gestão de encomendas, a ser implementado em C++, que permita registar clientes, criar e acompanhar encomendas e atribuir automaticamente veículos disponíveis para o respetivo transporte, tudo isto com base na aplicação sistemática de princípios de Engenharia de Software [2, 6].</w:t>
      </w:r>
    </w:p>
    <w:p w14:paraId="46027CA4" w14:textId="77777777" w:rsidR="00DD6541" w:rsidRDefault="00111DA1" w:rsidP="00DD6541">
      <w:pPr>
        <w:ind w:left="-284" w:firstLine="284"/>
        <w:jc w:val="both"/>
        <w:rPr>
          <w:lang w:val="pt-BR"/>
        </w:rPr>
      </w:pPr>
      <w:r w:rsidRPr="00B942BD">
        <w:t xml:space="preserve">Para concretizar este objetivo geral, foram definidos objetivos específicos que orientam o trabalho de análise e conceção. Pretende-se, em primeiro lugar, que o sistema permita o registo de clientes, mantendo a informação necessária para a comunicação e para o acompanhamento dos seus pedidos. Pretende-se igualmente que seja possível criar encomendas, indicando o depósito de origem, o depósito de destino e os dados de transporte relevantes, nomeadamente o peso e uma breve descrição. </w:t>
      </w:r>
      <w:r w:rsidRPr="00DD6541">
        <w:rPr>
          <w:lang w:val="pt-BR"/>
        </w:rPr>
        <w:t>Um terceiro objetivo passa pela gestão da frota de veículos, incluindo o registo de novos veículos, a consulta da sua disponibilidade e a sua eventual remoção quando se encontrem avariados ou indisponíveis.</w:t>
      </w:r>
    </w:p>
    <w:p w14:paraId="256AF718" w14:textId="18E28B30" w:rsidR="00403BDF" w:rsidRPr="00B942BD" w:rsidRDefault="00111DA1" w:rsidP="00DD6541">
      <w:pPr>
        <w:ind w:left="-284" w:firstLine="284"/>
        <w:jc w:val="both"/>
      </w:pPr>
      <w:r w:rsidRPr="00DD6541">
        <w:rPr>
          <w:lang w:val="pt-BR"/>
        </w:rPr>
        <w:t xml:space="preserve">A atribuição de veículos às encomendas deverá ser efetuada pelo próprio sistema, de forma automática, tendo em conta a disponibilidade e a capacidade de carga. </w:t>
      </w:r>
      <w:proofErr w:type="spellStart"/>
      <w:r w:rsidRPr="00B942BD">
        <w:t>Paralelamente</w:t>
      </w:r>
      <w:proofErr w:type="spellEnd"/>
      <w:r w:rsidRPr="00B942BD">
        <w:t xml:space="preserve">, </w:t>
      </w:r>
      <w:proofErr w:type="spellStart"/>
      <w:r w:rsidRPr="00B942BD">
        <w:t>deverá</w:t>
      </w:r>
      <w:proofErr w:type="spellEnd"/>
      <w:r w:rsidRPr="00B942BD">
        <w:t xml:space="preserve"> ser </w:t>
      </w:r>
      <w:proofErr w:type="spellStart"/>
      <w:r w:rsidRPr="00B942BD">
        <w:t>possível</w:t>
      </w:r>
      <w:proofErr w:type="spellEnd"/>
      <w:r w:rsidRPr="00B942BD">
        <w:t xml:space="preserve"> acompanhar, em qualquer momento, o estado de uma encomenda, desde a sua criação até à entrega.</w:t>
      </w:r>
    </w:p>
    <w:p w14:paraId="13960792" w14:textId="77777777" w:rsidR="00403BDF" w:rsidRPr="00B942BD" w:rsidRDefault="00111DA1" w:rsidP="009C4A1C">
      <w:pPr>
        <w:ind w:left="-284" w:firstLine="284"/>
        <w:jc w:val="both"/>
      </w:pPr>
      <w:r w:rsidRPr="00B942BD">
        <w:t xml:space="preserve">Por fim, e de forma transversal, o projeto tem como objetivo pedagógico </w:t>
      </w:r>
      <w:proofErr w:type="gramStart"/>
      <w:r w:rsidRPr="00B942BD">
        <w:t>a</w:t>
      </w:r>
      <w:proofErr w:type="gramEnd"/>
      <w:r w:rsidRPr="00B942BD">
        <w:t xml:space="preserve"> aplicação de notação UML [4] e dos princípios GRASP [1] na estruturação da solução, garantindo assim boas práticas de modelação e de atribuição de responsabilidades entre classes.</w:t>
      </w:r>
    </w:p>
    <w:p w14:paraId="7DAD3A30" w14:textId="77777777" w:rsidR="00403BDF" w:rsidRPr="00B942BD" w:rsidRDefault="00111DA1" w:rsidP="001661C4">
      <w:pPr>
        <w:keepNext/>
        <w:spacing w:before="360" w:after="180"/>
        <w:ind w:left="-284"/>
      </w:pPr>
      <w:r w:rsidRPr="00B942BD">
        <w:rPr>
          <w:b/>
          <w:sz w:val="24"/>
          <w:szCs w:val="24"/>
        </w:rPr>
        <w:t>3</w:t>
      </w:r>
      <w:r w:rsidRPr="00B942BD">
        <w:rPr>
          <w:b/>
          <w:sz w:val="24"/>
          <w:szCs w:val="24"/>
        </w:rPr>
        <w:tab/>
        <w:t>User Stories</w:t>
      </w:r>
    </w:p>
    <w:p w14:paraId="799E2E95" w14:textId="77777777" w:rsidR="00403BDF" w:rsidRPr="00B942BD" w:rsidRDefault="00111DA1" w:rsidP="001661C4">
      <w:pPr>
        <w:ind w:left="-284"/>
        <w:jc w:val="both"/>
      </w:pPr>
      <w:r w:rsidRPr="00B942BD">
        <w:t>Uma user story é uma forma curta e informal de descrever uma funcionalidade do sistema na perspetiva de quem a vai utilizar. Normalmente segue a estrutura "Como [tipo de utilizador], quero [fazer algo], para que [obter um benefício]". Esta formulação, simples de compreender mesmo por quem não tem formação em programação, permite focar a equipa de desenvolvimento naquilo que realmente importa: o valor que cada funcionalidade traz ao utilizador final.</w:t>
      </w:r>
    </w:p>
    <w:p w14:paraId="446E0097" w14:textId="77777777" w:rsidR="00403BDF" w:rsidRPr="00B942BD" w:rsidRDefault="00111DA1" w:rsidP="009C4A1C">
      <w:pPr>
        <w:ind w:left="-284" w:firstLine="284"/>
        <w:jc w:val="both"/>
      </w:pPr>
      <w:r w:rsidRPr="00B942BD">
        <w:t>No contexto deste projeto foram identificados dois tipos de utilizadores: o cliente, que recorre ao sistema para enviar e acompanhar encomendas, e o administrador, responsável pela supervisão global da plataforma e pela gestão dos recursos logísticos, nomeadamente veículos e contas de clientes. A cada user story foi atribuído um identificador (US01 a US09) que facilita a sua referenciação em fases posteriores do projeto, nomeadamente na matriz de rastreabilidade apresentada na secção 4.4.</w:t>
      </w:r>
    </w:p>
    <w:p w14:paraId="4B198170" w14:textId="1A2E8D23" w:rsidR="00403BDF" w:rsidRPr="00B942BD" w:rsidRDefault="00415407" w:rsidP="001661C4">
      <w:pPr>
        <w:ind w:left="-284"/>
        <w:jc w:val="both"/>
      </w:pPr>
      <w:r w:rsidRPr="00B942BD">
        <w:rPr>
          <w:b/>
        </w:rPr>
        <w:t xml:space="preserve">      </w:t>
      </w:r>
      <w:r w:rsidR="00111DA1" w:rsidRPr="00B942BD">
        <w:rPr>
          <w:b/>
        </w:rPr>
        <w:t xml:space="preserve">Na perspetiva do cliente. </w:t>
      </w:r>
      <w:r w:rsidR="00111DA1" w:rsidRPr="00B942BD">
        <w:t>São consideradas as user stories US01 a US04. Em US01, enquanto cliente, pretende-se poder criar uma encomenda, de modo a enviar um objeto de um depósito para outro. Em US02, para que esse processo funcione corretamente, o cliente deverá poder selecionar o depósito de origem e o depósito de destino, garantindo assim que a recolha e a entrega são feitas nos pontos certos. Em US03, uma vez criada a encomenda, o cliente deverá poder consultar o seu estado a qualquer momento, de modo a saber em que fase do processo de entrega ela se encontra. Em US04, o cliente deverá poder obter uma estimativa razoável sobre a evolução da entrega, o que lhe permitirá ter previsibilidade sobre o transporte.</w:t>
      </w:r>
    </w:p>
    <w:p w14:paraId="2C8784B3" w14:textId="7DA0F99E" w:rsidR="00403BDF" w:rsidRPr="00B942BD" w:rsidRDefault="00415407" w:rsidP="001661C4">
      <w:pPr>
        <w:ind w:left="-284"/>
        <w:jc w:val="both"/>
      </w:pPr>
      <w:r w:rsidRPr="00B942BD">
        <w:rPr>
          <w:b/>
        </w:rPr>
        <w:t xml:space="preserve">    </w:t>
      </w:r>
      <w:r w:rsidR="00111DA1" w:rsidRPr="00B942BD">
        <w:rPr>
          <w:b/>
        </w:rPr>
        <w:t xml:space="preserve">Na perspetiva do administrador. </w:t>
      </w:r>
      <w:r w:rsidR="00111DA1" w:rsidRPr="00B942BD">
        <w:t>São consideradas as user stories US05 a US09. Em US05, enquanto administrador, pretende-se poder adicionar veículos ao sistema, para assegurar que existem meios de transporte disponíveis para realizar as encomendas. Em US06, deverá ser possível remover veículos quando estes estiverem indisponíveis ou avariados. Em US07, o administrador deverá poder remover contas de clientes, garantindo a integridade e a segurança dos dados. Em US08, deverá ser possível consultar informações globais sobre clientes, encomendas, veículos e depósitos, de forma a supervisionar o funcionamento geral da plataforma. Por último, em US09, deverá ser possível saber, para cada encomenda, qual o veículo que a transporta e qual o depósito de destino, assegurando um controlo efetivo sobre o processo logístico.</w:t>
      </w:r>
    </w:p>
    <w:p w14:paraId="65FA86CA" w14:textId="77777777" w:rsidR="00403BDF" w:rsidRPr="00B942BD" w:rsidRDefault="00111DA1" w:rsidP="001661C4">
      <w:pPr>
        <w:keepNext/>
        <w:spacing w:before="360" w:after="180"/>
        <w:ind w:left="-284"/>
      </w:pPr>
      <w:r w:rsidRPr="00B942BD">
        <w:rPr>
          <w:b/>
          <w:sz w:val="24"/>
          <w:szCs w:val="24"/>
        </w:rPr>
        <w:t>4</w:t>
      </w:r>
      <w:r w:rsidRPr="00B942BD">
        <w:tab/>
      </w:r>
      <w:r w:rsidRPr="00B942BD">
        <w:rPr>
          <w:b/>
          <w:sz w:val="24"/>
          <w:szCs w:val="24"/>
        </w:rPr>
        <w:t>Engenharia de Requisitos</w:t>
      </w:r>
    </w:p>
    <w:p w14:paraId="5711E353" w14:textId="77777777" w:rsidR="00403BDF" w:rsidRPr="00B942BD" w:rsidRDefault="00111DA1" w:rsidP="001661C4">
      <w:pPr>
        <w:spacing w:after="120"/>
        <w:ind w:left="-284"/>
        <w:jc w:val="both"/>
      </w:pPr>
      <w:r w:rsidRPr="00B942BD">
        <w:t>A engenharia de requisitos é a disciplina que se ocupa de identificar, documentar e validar aquilo que um sistema deverá fazer e em que condições o deverá fazer [2, 5]. Distinguem-se, habitualmente, dois grandes grupos de requisitos: os requisitos funcionais, que descrevem as funcionalidades concretas que o sistema deve oferecer, e os requisitos não funcionais, que especificam restrições de qualidade, como a rapidez, a fiabilidade ou a facilidade de utilização.</w:t>
      </w:r>
    </w:p>
    <w:p w14:paraId="644ACF3A" w14:textId="77777777" w:rsidR="00403BDF" w:rsidRPr="00B942BD" w:rsidRDefault="00111DA1" w:rsidP="001661C4">
      <w:pPr>
        <w:keepNext/>
        <w:spacing w:before="240" w:after="120"/>
        <w:ind w:left="-284"/>
      </w:pPr>
      <w:r w:rsidRPr="00B942BD">
        <w:rPr>
          <w:b/>
        </w:rPr>
        <w:t>4.1</w:t>
      </w:r>
      <w:r w:rsidRPr="00B942BD">
        <w:tab/>
      </w:r>
      <w:r w:rsidRPr="00B942BD">
        <w:rPr>
          <w:b/>
        </w:rPr>
        <w:t>Requisitos Funcionais</w:t>
      </w:r>
    </w:p>
    <w:p w14:paraId="6A61F600" w14:textId="77777777" w:rsidR="00BC0BCD" w:rsidRPr="00BC0BCD" w:rsidRDefault="00111DA1" w:rsidP="001661C4">
      <w:pPr>
        <w:ind w:left="-284"/>
        <w:jc w:val="both"/>
        <w:rPr>
          <w:lang w:val="pt-BR"/>
        </w:rPr>
      </w:pPr>
      <w:r w:rsidRPr="00B942BD">
        <w:t xml:space="preserve">Em termos funcionais, o sistema deverá permitir registar clientes, mantendo a informação mínima necessária para os identificar e contactar. </w:t>
      </w:r>
      <w:r w:rsidRPr="00BC0BCD">
        <w:rPr>
          <w:lang w:val="pt-BR"/>
        </w:rPr>
        <w:t>Deverá também permitir criar encomendas, associando-as a um cliente e a dois depósitos — o de origem e o de destino.</w:t>
      </w:r>
    </w:p>
    <w:p w14:paraId="24FCC960" w14:textId="3B763AB1" w:rsidR="00403BDF" w:rsidRPr="00B942BD" w:rsidRDefault="00111DA1" w:rsidP="00BC0BCD">
      <w:pPr>
        <w:ind w:left="-284"/>
        <w:jc w:val="both"/>
      </w:pPr>
      <w:r w:rsidRPr="00BC0BCD">
        <w:rPr>
          <w:lang w:val="pt-BR"/>
        </w:rPr>
        <w:t xml:space="preserve">Será necessário listar os veículos disponíveis a qualquer momento, </w:t>
      </w:r>
      <w:r w:rsidR="00415407" w:rsidRPr="00BC0BCD">
        <w:rPr>
          <w:lang w:val="pt-BR"/>
        </w:rPr>
        <w:t>de modo que</w:t>
      </w:r>
      <w:r w:rsidRPr="00BC0BCD">
        <w:rPr>
          <w:lang w:val="pt-BR"/>
        </w:rPr>
        <w:t xml:space="preserve"> o sistema possa selecionar automaticamente o veículo adequado para cada encomenda, e atualizar o estado das entregas à medida que estas progridem, desde o momento em que a encomenda é registada até à sua entrega no destino. </w:t>
      </w:r>
      <w:proofErr w:type="spellStart"/>
      <w:r w:rsidRPr="00B942BD">
        <w:t>Adicionalmente</w:t>
      </w:r>
      <w:proofErr w:type="spellEnd"/>
      <w:r w:rsidRPr="00B942BD">
        <w:t xml:space="preserve">, o </w:t>
      </w:r>
      <w:proofErr w:type="spellStart"/>
      <w:r w:rsidRPr="00B942BD">
        <w:t>sistema</w:t>
      </w:r>
      <w:proofErr w:type="spellEnd"/>
      <w:r w:rsidRPr="00B942BD">
        <w:t xml:space="preserve"> </w:t>
      </w:r>
      <w:proofErr w:type="spellStart"/>
      <w:r w:rsidRPr="00B942BD">
        <w:t>deverá</w:t>
      </w:r>
      <w:proofErr w:type="spellEnd"/>
      <w:r w:rsidRPr="00B942BD">
        <w:t xml:space="preserve"> permitir ao administrador adicionar e remover veículos da frota, remover contas de clientes e consultar informação agregada sobre todos os recursos geridos pela aplicação.</w:t>
      </w:r>
    </w:p>
    <w:p w14:paraId="10C63188" w14:textId="77777777" w:rsidR="00403BDF" w:rsidRPr="00B942BD" w:rsidRDefault="00111DA1" w:rsidP="001661C4">
      <w:pPr>
        <w:keepNext/>
        <w:spacing w:before="240" w:after="120"/>
        <w:ind w:left="-284"/>
      </w:pPr>
      <w:r w:rsidRPr="00B942BD">
        <w:rPr>
          <w:b/>
        </w:rPr>
        <w:t>4.2</w:t>
      </w:r>
      <w:r w:rsidRPr="00B942BD">
        <w:tab/>
      </w:r>
      <w:r w:rsidRPr="00B942BD">
        <w:rPr>
          <w:b/>
        </w:rPr>
        <w:t>Requisitos Não Funcionais — Modelo FURPS+</w:t>
      </w:r>
    </w:p>
    <w:p w14:paraId="1E66F717" w14:textId="77777777" w:rsidR="00403BDF" w:rsidRPr="00B942BD" w:rsidRDefault="00111DA1" w:rsidP="001661C4">
      <w:pPr>
        <w:ind w:left="-284"/>
        <w:jc w:val="both"/>
      </w:pPr>
      <w:r w:rsidRPr="00B942BD">
        <w:t>O modelo FURPS+ [7] é uma grelha de classificação de requisitos não funcionais que organiza as qualidades exigidas a um sistema em cinco categorias principais — Functionality, Usability, Reliability, Performance e Supportability — às quais se acrescenta um grupo "+" onde se colocam restrições adicionais, como as tecnológicas ou legais. A sigla é útil precisamente por ajudar a equipa de desenvolvimento a não se esquecer de nenhuma dimensão relevante.</w:t>
      </w:r>
    </w:p>
    <w:p w14:paraId="6F21E82C" w14:textId="77777777" w:rsidR="00403BDF" w:rsidRPr="00B942BD" w:rsidRDefault="00111DA1" w:rsidP="001661C4">
      <w:pPr>
        <w:ind w:left="-284" w:firstLine="360"/>
        <w:jc w:val="both"/>
      </w:pPr>
      <w:r w:rsidRPr="00B942BD">
        <w:t>No que respeita à usabilidade (Usability), pretende-se que o sistema apresente uma interface simples em modo de consola, adequada ao contexto académico do projeto e de utilização intuitiva mesmo para quem não está habituado a interagir com software técnico. Em termos de fiabilidade (Reliability), o sistema deverá garantir que os estados das encomendas são consistentes ao longo de todo o ciclo de entrega, evitando, por exemplo, que uma mesma encomenda surja simultaneamente como pendente e como entregue — consistência essa assegurada, a nível de desenho, pelo diagrama de estados apresentado na secção 8.3. Quanto ao desempenho (Performance), espera-se uma resposta imediata às ações do utilizador, uma vez que as operações previstas são de pequena dimensão e executadas localmente. Em matéria de suportabilidade (Supportability), o código deverá ser legível e testável, de modo a permitir a sua evolução futura. Por último, no grupo das restrições (Constraints), o projeto impõe o uso da linguagem C++ e a execução local da aplicação.</w:t>
      </w:r>
    </w:p>
    <w:p w14:paraId="02D4D062" w14:textId="77777777" w:rsidR="00403BDF" w:rsidRPr="00B942BD" w:rsidRDefault="00111DA1" w:rsidP="001661C4">
      <w:pPr>
        <w:keepNext/>
        <w:spacing w:before="240" w:after="120"/>
        <w:ind w:left="-284"/>
      </w:pPr>
      <w:r w:rsidRPr="00B942BD">
        <w:rPr>
          <w:b/>
        </w:rPr>
        <w:t>4.3</w:t>
      </w:r>
      <w:r w:rsidRPr="00B942BD">
        <w:rPr>
          <w:b/>
        </w:rPr>
        <w:tab/>
        <w:t>Persistência de Dados</w:t>
      </w:r>
    </w:p>
    <w:p w14:paraId="394ADE66" w14:textId="77777777" w:rsidR="00403BDF" w:rsidRPr="00B942BD" w:rsidRDefault="00111DA1" w:rsidP="001661C4">
      <w:pPr>
        <w:ind w:left="-284"/>
        <w:jc w:val="both"/>
      </w:pPr>
      <w:r w:rsidRPr="00B942BD">
        <w:t>Atendendo à natureza académica e local do projeto, considera-se que, numa primeira versão, os dados do sistema — clientes, encomendas, veículos e depósitos — serão mantidos apenas em memória, durante a execução da aplicação. Todos os dados introduzidos serão, portanto, perdidos quando a aplicação terminar. Esta decisão simplifica a implementação inicial e permite focar o esforço de desenvolvimento na correta modelação do domínio e na aplicação dos princípios de engenharia de software que constituem o objetivo pedagógico da unidade curricular.</w:t>
      </w:r>
    </w:p>
    <w:p w14:paraId="13652C56" w14:textId="77777777" w:rsidR="00E26C7C" w:rsidRDefault="00111DA1" w:rsidP="00D54C6D">
      <w:pPr>
        <w:ind w:left="-284" w:firstLine="426"/>
        <w:jc w:val="both"/>
        <w:rPr>
          <w:lang w:val="pt-BR"/>
        </w:rPr>
      </w:pPr>
      <w:r w:rsidRPr="00E26C7C">
        <w:rPr>
          <w:lang w:val="pt-BR"/>
        </w:rPr>
        <w:t>Numa fase posterior, como linha de evolução natural do trabalho, prevê-se a introdução de persistência em ficheiros de texto (por exemplo, em formato CSV) ou em ficheiros binários, recorrendo às bibliotecas padrão de C++ para leitura e escrita em disco.</w:t>
      </w:r>
    </w:p>
    <w:p w14:paraId="0842BBA3" w14:textId="1EB4A686" w:rsidR="00403BDF" w:rsidRPr="00E26C7C" w:rsidRDefault="00111DA1" w:rsidP="005933A8">
      <w:pPr>
        <w:ind w:left="-284" w:firstLine="426"/>
        <w:jc w:val="both"/>
        <w:rPr>
          <w:lang w:val="pt-BR"/>
        </w:rPr>
      </w:pPr>
      <w:r w:rsidRPr="00E26C7C">
        <w:rPr>
          <w:lang w:val="pt-BR"/>
        </w:rPr>
        <w:t>A estrutura do sistema — com clara separação entre a interface de utilizador, a camada de controlo e as classes de domínio (ver secção 8.5) — facilita essa evolução, uma vez que a persistência poderá ser adicionada através de classes auxiliares sem alterar a lógica central da aplicação.</w:t>
      </w:r>
    </w:p>
    <w:p w14:paraId="032518C3" w14:textId="77777777" w:rsidR="00403BDF" w:rsidRPr="00B942BD" w:rsidRDefault="00111DA1" w:rsidP="001661C4">
      <w:pPr>
        <w:keepNext/>
        <w:spacing w:before="240" w:after="120"/>
        <w:ind w:left="-284"/>
      </w:pPr>
      <w:r w:rsidRPr="00B942BD">
        <w:rPr>
          <w:b/>
        </w:rPr>
        <w:t>4.4</w:t>
      </w:r>
      <w:r w:rsidRPr="00B942BD">
        <w:tab/>
      </w:r>
      <w:proofErr w:type="spellStart"/>
      <w:r w:rsidRPr="00B942BD">
        <w:rPr>
          <w:b/>
        </w:rPr>
        <w:t>Matriz</w:t>
      </w:r>
      <w:proofErr w:type="spellEnd"/>
      <w:r w:rsidRPr="00B942BD">
        <w:rPr>
          <w:b/>
        </w:rPr>
        <w:t xml:space="preserve"> de </w:t>
      </w:r>
      <w:proofErr w:type="spellStart"/>
      <w:r w:rsidRPr="00B942BD">
        <w:rPr>
          <w:b/>
        </w:rPr>
        <w:t>Rastreabilidade</w:t>
      </w:r>
      <w:proofErr w:type="spellEnd"/>
    </w:p>
    <w:p w14:paraId="41339B53" w14:textId="46A0B786" w:rsidR="00403BDF" w:rsidRPr="00B942BD" w:rsidRDefault="00111DA1" w:rsidP="001661C4">
      <w:pPr>
        <w:spacing w:after="120"/>
        <w:ind w:left="-284"/>
        <w:jc w:val="both"/>
      </w:pPr>
      <w:r w:rsidRPr="00B942BD">
        <w:t>A matriz de rastreabilidade (</w:t>
      </w:r>
      <w:r w:rsidR="008829B1" w:rsidRPr="00B942BD">
        <w:t>Tabela 1)</w:t>
      </w:r>
      <w:r w:rsidRPr="00B942BD">
        <w:t xml:space="preserve"> estabelece a correspondência entre cada user story e o caso de uso, ou conjunto de casos de uso, que a realizam. Este tipo de matriz é particularmente útil para garantir que todas as necessidades identificadas na fase de levantamento de requisitos têm efetivamente uma funcionalidade associada no desenho do sistema, e, simetricamente, que todos os casos de uso especificados têm uma justificação clara na perspetiva do utilizador.</w:t>
      </w:r>
    </w:p>
    <w:p w14:paraId="4DFFD49D" w14:textId="323966C7" w:rsidR="000D0DAC" w:rsidRPr="000050A2" w:rsidRDefault="008829B1" w:rsidP="001661C4">
      <w:pPr>
        <w:pStyle w:val="Caption"/>
        <w:keepNext/>
        <w:ind w:left="-284"/>
        <w:rPr>
          <w:bCs/>
          <w:i w:val="0"/>
          <w:iCs w:val="0"/>
          <w:rPrChange w:id="0" w:author="Mário Adérito Kumolehã Figueira" w:date="2026-05-17T23:12:00Z" w16du:dateUtc="2026-05-17T22:12:00Z">
            <w:rPr>
              <w:bCs/>
            </w:rPr>
          </w:rPrChange>
        </w:rPr>
      </w:pPr>
      <w:bookmarkStart w:id="1" w:name="_Ref229489071"/>
      <w:r w:rsidRPr="000050A2">
        <w:rPr>
          <w:bCs/>
          <w:i w:val="0"/>
          <w:iCs w:val="0"/>
          <w:rPrChange w:id="2" w:author="Mário Adérito Kumolehã Figueira" w:date="2026-05-17T23:12:00Z" w16du:dateUtc="2026-05-17T22:12:00Z">
            <w:rPr>
              <w:b/>
            </w:rPr>
          </w:rPrChange>
        </w:rPr>
        <w:t>Tabela</w:t>
      </w:r>
      <w:r w:rsidR="000D0DAC" w:rsidRPr="000050A2">
        <w:rPr>
          <w:bCs/>
          <w:i w:val="0"/>
          <w:iCs w:val="0"/>
          <w:rPrChange w:id="3" w:author="Mário Adérito Kumolehã Figueira" w:date="2026-05-17T23:12:00Z" w16du:dateUtc="2026-05-17T22:12:00Z">
            <w:rPr>
              <w:b/>
            </w:rPr>
          </w:rPrChange>
        </w:rPr>
        <w:t xml:space="preserve"> </w:t>
      </w:r>
      <w:r w:rsidR="000D0DAC" w:rsidRPr="000050A2">
        <w:rPr>
          <w:bCs/>
          <w:i w:val="0"/>
          <w:iCs w:val="0"/>
          <w:rPrChange w:id="4" w:author="Mário Adérito Kumolehã Figueira" w:date="2026-05-17T23:12:00Z" w16du:dateUtc="2026-05-17T22:12:00Z">
            <w:rPr>
              <w:b/>
              <w:bCs/>
            </w:rPr>
          </w:rPrChange>
        </w:rPr>
        <w:fldChar w:fldCharType="begin"/>
      </w:r>
      <w:r w:rsidR="000D0DAC" w:rsidRPr="000050A2">
        <w:rPr>
          <w:bCs/>
          <w:i w:val="0"/>
          <w:iCs w:val="0"/>
          <w:rPrChange w:id="5" w:author="Mário Adérito Kumolehã Figueira" w:date="2026-05-17T23:12:00Z" w16du:dateUtc="2026-05-17T22:12:00Z">
            <w:rPr>
              <w:b/>
            </w:rPr>
          </w:rPrChange>
        </w:rPr>
        <w:instrText xml:space="preserve"> SEQ Table \* ARABIC </w:instrText>
      </w:r>
      <w:r w:rsidR="000D0DAC" w:rsidRPr="000050A2">
        <w:rPr>
          <w:bCs/>
          <w:i w:val="0"/>
          <w:iCs w:val="0"/>
          <w:rPrChange w:id="6" w:author="Mário Adérito Kumolehã Figueira" w:date="2026-05-17T23:12:00Z" w16du:dateUtc="2026-05-17T22:12:00Z">
            <w:rPr>
              <w:b/>
              <w:bCs/>
            </w:rPr>
          </w:rPrChange>
        </w:rPr>
        <w:fldChar w:fldCharType="separate"/>
      </w:r>
      <w:r w:rsidR="00E257E8" w:rsidRPr="000050A2">
        <w:rPr>
          <w:bCs/>
          <w:i w:val="0"/>
          <w:iCs w:val="0"/>
          <w:rPrChange w:id="7" w:author="Mário Adérito Kumolehã Figueira" w:date="2026-05-17T23:12:00Z" w16du:dateUtc="2026-05-17T22:12:00Z">
            <w:rPr>
              <w:b/>
            </w:rPr>
          </w:rPrChange>
        </w:rPr>
        <w:t>1</w:t>
      </w:r>
      <w:r w:rsidR="000D0DAC" w:rsidRPr="000050A2">
        <w:rPr>
          <w:bCs/>
          <w:i w:val="0"/>
          <w:iCs w:val="0"/>
          <w:rPrChange w:id="8" w:author="Mário Adérito Kumolehã Figueira" w:date="2026-05-17T23:12:00Z" w16du:dateUtc="2026-05-17T22:12:00Z">
            <w:rPr>
              <w:b/>
              <w:bCs/>
            </w:rPr>
          </w:rPrChange>
        </w:rPr>
        <w:fldChar w:fldCharType="end"/>
      </w:r>
      <w:bookmarkEnd w:id="1"/>
      <w:r w:rsidR="000D0DAC" w:rsidRPr="000050A2">
        <w:rPr>
          <w:bCs/>
          <w:i w:val="0"/>
          <w:iCs w:val="0"/>
          <w:rPrChange w:id="9" w:author="Mário Adérito Kumolehã Figueira" w:date="2026-05-17T23:12:00Z" w16du:dateUtc="2026-05-17T22:12:00Z">
            <w:rPr>
              <w:bCs/>
            </w:rPr>
          </w:rPrChange>
        </w:rPr>
        <w:t xml:space="preserve"> </w:t>
      </w:r>
      <w:r w:rsidR="00A27F49" w:rsidRPr="000050A2">
        <w:rPr>
          <w:bCs/>
          <w:i w:val="0"/>
          <w:iCs w:val="0"/>
          <w:rPrChange w:id="10" w:author="Mário Adérito Kumolehã Figueira" w:date="2026-05-17T23:12:00Z" w16du:dateUtc="2026-05-17T22:12:00Z">
            <w:rPr>
              <w:bCs/>
            </w:rPr>
          </w:rPrChange>
        </w:rPr>
        <w:t>–</w:t>
      </w:r>
      <w:r w:rsidR="0049567F" w:rsidRPr="000050A2">
        <w:rPr>
          <w:bCs/>
          <w:i w:val="0"/>
          <w:iCs w:val="0"/>
        </w:rPr>
        <w:t>Matriz de rastreabilidade entre user stories e casos de uso.</w:t>
      </w:r>
    </w:p>
    <w:tbl>
      <w:tblPr>
        <w:tblW w:w="69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00"/>
        <w:gridCol w:w="4000"/>
        <w:gridCol w:w="1921"/>
      </w:tblGrid>
      <w:tr w:rsidR="005B4068" w14:paraId="104613FC" w14:textId="77777777" w:rsidTr="001507A6">
        <w:trPr>
          <w:cantSplit/>
          <w:trHeight w:val="113"/>
        </w:trPr>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DA989E" w14:textId="77777777" w:rsidR="00403BDF" w:rsidRDefault="00111DA1" w:rsidP="001661C4">
            <w:pPr>
              <w:ind w:left="-284"/>
              <w:jc w:val="center"/>
            </w:pPr>
            <w:r>
              <w:rPr>
                <w:b/>
                <w:bCs/>
              </w:rPr>
              <w:t>US</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1DD199" w14:textId="432F7FA4" w:rsidR="00403BDF" w:rsidRDefault="00CE3A07" w:rsidP="006E26AF">
            <w:pPr>
              <w:ind w:left="-131"/>
            </w:pPr>
            <w:r>
              <w:rPr>
                <w:b/>
                <w:bCs/>
              </w:rPr>
              <w:t xml:space="preserve">      </w:t>
            </w:r>
            <w:proofErr w:type="spellStart"/>
            <w:r w:rsidR="00111DA1">
              <w:rPr>
                <w:b/>
                <w:bCs/>
              </w:rPr>
              <w:t>Descrição</w:t>
            </w:r>
            <w:proofErr w:type="spellEnd"/>
            <w:r w:rsidR="00111DA1">
              <w:rPr>
                <w:b/>
                <w:bCs/>
              </w:rPr>
              <w:t xml:space="preserve"> </w:t>
            </w:r>
            <w:proofErr w:type="spellStart"/>
            <w:r w:rsidR="00111DA1">
              <w:rPr>
                <w:b/>
                <w:bCs/>
              </w:rPr>
              <w:t>resumida</w:t>
            </w:r>
            <w:proofErr w:type="spellEnd"/>
          </w:p>
        </w:tc>
        <w:tc>
          <w:tcPr>
            <w:tcW w:w="19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FE9926" w14:textId="77777777" w:rsidR="00403BDF" w:rsidRDefault="00111DA1" w:rsidP="00EF3E7A">
            <w:pPr>
              <w:ind w:left="-11"/>
              <w:jc w:val="center"/>
            </w:pPr>
            <w:r>
              <w:rPr>
                <w:b/>
                <w:bCs/>
              </w:rPr>
              <w:t>Caso(s) de Uso</w:t>
            </w:r>
          </w:p>
        </w:tc>
      </w:tr>
      <w:tr w:rsidR="005B4068" w14:paraId="1FA92B0C" w14:textId="77777777" w:rsidTr="001507A6">
        <w:trPr>
          <w:cantSplit/>
          <w:trHeight w:val="113"/>
        </w:trPr>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796178" w14:textId="77777777" w:rsidR="00403BDF" w:rsidRDefault="00111DA1" w:rsidP="001661C4">
            <w:pPr>
              <w:ind w:left="-284"/>
              <w:jc w:val="center"/>
            </w:pPr>
            <w:r>
              <w:t>US01</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9D17E7" w14:textId="76BD4218" w:rsidR="00403BDF" w:rsidRDefault="00CE3A07" w:rsidP="006E26AF">
            <w:pPr>
              <w:ind w:left="-131"/>
            </w:pPr>
            <w:r>
              <w:t xml:space="preserve">    </w:t>
            </w:r>
            <w:proofErr w:type="spellStart"/>
            <w:r w:rsidR="00111DA1">
              <w:t>Criar</w:t>
            </w:r>
            <w:proofErr w:type="spellEnd"/>
            <w:r w:rsidR="00111DA1">
              <w:t xml:space="preserve"> </w:t>
            </w:r>
            <w:proofErr w:type="spellStart"/>
            <w:r w:rsidR="00111DA1">
              <w:t>uma</w:t>
            </w:r>
            <w:proofErr w:type="spellEnd"/>
            <w:r w:rsidR="00111DA1">
              <w:t xml:space="preserve"> </w:t>
            </w:r>
            <w:proofErr w:type="spellStart"/>
            <w:r w:rsidR="00111DA1">
              <w:t>encomenda</w:t>
            </w:r>
            <w:proofErr w:type="spellEnd"/>
            <w:r w:rsidR="00111DA1">
              <w:t>.</w:t>
            </w:r>
          </w:p>
        </w:tc>
        <w:tc>
          <w:tcPr>
            <w:tcW w:w="19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AAD48E" w14:textId="49EF1176" w:rsidR="00403BDF" w:rsidRDefault="00111DA1" w:rsidP="00EF3E7A">
            <w:pPr>
              <w:ind w:left="-11"/>
            </w:pPr>
            <w:r w:rsidRPr="00B942BD">
              <w:t>UC1 —C</w:t>
            </w:r>
            <w:r w:rsidR="00EF3E7A">
              <w:t xml:space="preserve">              </w:t>
            </w:r>
            <w:proofErr w:type="spellStart"/>
            <w:r w:rsidRPr="00B942BD">
              <w:t>riarEncomenda</w:t>
            </w:r>
            <w:proofErr w:type="spellEnd"/>
          </w:p>
        </w:tc>
      </w:tr>
      <w:tr w:rsidR="005B4068" w14:paraId="14B9D070" w14:textId="77777777" w:rsidTr="001507A6">
        <w:trPr>
          <w:cantSplit/>
          <w:trHeight w:val="113"/>
        </w:trPr>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E52E92" w14:textId="77777777" w:rsidR="00403BDF" w:rsidRDefault="00111DA1" w:rsidP="001661C4">
            <w:pPr>
              <w:ind w:left="-284"/>
              <w:jc w:val="center"/>
            </w:pPr>
            <w:r>
              <w:t>US02</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386E41" w14:textId="72036DAA" w:rsidR="00403BDF" w:rsidRPr="00B942BD" w:rsidRDefault="00B44E0D" w:rsidP="006E26AF">
            <w:pPr>
              <w:ind w:left="-131"/>
            </w:pPr>
            <w:r w:rsidRPr="00B942BD">
              <w:t xml:space="preserve">   </w:t>
            </w:r>
            <w:r w:rsidR="00111DA1" w:rsidRPr="00B942BD">
              <w:t>Selecionar depósitos de origem e destino.</w:t>
            </w:r>
          </w:p>
        </w:tc>
        <w:tc>
          <w:tcPr>
            <w:tcW w:w="19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EA9DF1" w14:textId="77777777" w:rsidR="00403BDF" w:rsidRDefault="00111DA1" w:rsidP="00EF3E7A">
            <w:pPr>
              <w:ind w:left="-11"/>
            </w:pPr>
            <w:r>
              <w:t>UC1 (</w:t>
            </w:r>
            <w:proofErr w:type="spellStart"/>
            <w:r>
              <w:t>incluído</w:t>
            </w:r>
            <w:proofErr w:type="spellEnd"/>
            <w:r>
              <w:t>)</w:t>
            </w:r>
          </w:p>
        </w:tc>
      </w:tr>
      <w:tr w:rsidR="005B4068" w14:paraId="6EBC702E" w14:textId="77777777" w:rsidTr="001507A6">
        <w:trPr>
          <w:cantSplit/>
          <w:trHeight w:val="113"/>
        </w:trPr>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7E20C5" w14:textId="77777777" w:rsidR="00403BDF" w:rsidRDefault="00111DA1" w:rsidP="001661C4">
            <w:pPr>
              <w:ind w:left="-284"/>
              <w:jc w:val="center"/>
            </w:pPr>
            <w:r>
              <w:t>US03</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BBF55D" w14:textId="3906D2DA" w:rsidR="00403BDF" w:rsidRPr="00B942BD" w:rsidRDefault="00B44E0D" w:rsidP="006E26AF">
            <w:pPr>
              <w:ind w:left="-131"/>
            </w:pPr>
            <w:r w:rsidRPr="00B942BD">
              <w:t xml:space="preserve">    </w:t>
            </w:r>
            <w:r w:rsidR="00111DA1" w:rsidRPr="00B942BD">
              <w:t>Consultar o estado de uma encomenda.</w:t>
            </w:r>
          </w:p>
        </w:tc>
        <w:tc>
          <w:tcPr>
            <w:tcW w:w="19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C0DBC8" w14:textId="77777777" w:rsidR="00403BDF" w:rsidRDefault="00111DA1" w:rsidP="00EF3E7A">
            <w:pPr>
              <w:ind w:left="-11"/>
            </w:pPr>
            <w:r>
              <w:t xml:space="preserve">UC2 — </w:t>
            </w:r>
            <w:proofErr w:type="spellStart"/>
            <w:r>
              <w:t>Consultar</w:t>
            </w:r>
            <w:proofErr w:type="spellEnd"/>
            <w:r>
              <w:t xml:space="preserve"> Estado</w:t>
            </w:r>
          </w:p>
        </w:tc>
      </w:tr>
      <w:tr w:rsidR="005B4068" w14:paraId="3DDEE4B5" w14:textId="77777777" w:rsidTr="001507A6">
        <w:trPr>
          <w:cantSplit/>
          <w:trHeight w:val="113"/>
        </w:trPr>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287D76" w14:textId="77777777" w:rsidR="00403BDF" w:rsidRDefault="00111DA1" w:rsidP="001661C4">
            <w:pPr>
              <w:ind w:left="-284"/>
              <w:jc w:val="center"/>
            </w:pPr>
            <w:r>
              <w:t>US04</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61EF2A" w14:textId="25DC1503" w:rsidR="00403BDF" w:rsidRPr="00B942BD" w:rsidRDefault="00111DA1" w:rsidP="006E26AF">
            <w:pPr>
              <w:ind w:left="-131"/>
            </w:pPr>
            <w:r w:rsidRPr="00B942BD">
              <w:t>O</w:t>
            </w:r>
            <w:r w:rsidR="00B44E0D" w:rsidRPr="00B942BD">
              <w:t xml:space="preserve"> </w:t>
            </w:r>
            <w:r w:rsidRPr="00B942BD">
              <w:t>Obter estimativa sobre a evolução da entrega.</w:t>
            </w:r>
          </w:p>
        </w:tc>
        <w:tc>
          <w:tcPr>
            <w:tcW w:w="19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20C2D4" w14:textId="77777777" w:rsidR="00403BDF" w:rsidRDefault="00111DA1" w:rsidP="00EF3E7A">
            <w:pPr>
              <w:ind w:left="-11"/>
            </w:pPr>
            <w:r>
              <w:t>UC2 (</w:t>
            </w:r>
            <w:proofErr w:type="spellStart"/>
            <w:r>
              <w:t>estendido</w:t>
            </w:r>
            <w:proofErr w:type="spellEnd"/>
            <w:r>
              <w:t>)</w:t>
            </w:r>
          </w:p>
        </w:tc>
      </w:tr>
      <w:tr w:rsidR="005B4068" w14:paraId="69B0630D" w14:textId="77777777" w:rsidTr="001507A6">
        <w:trPr>
          <w:cantSplit/>
          <w:trHeight w:val="113"/>
        </w:trPr>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F8CC3E" w14:textId="77777777" w:rsidR="00403BDF" w:rsidRDefault="00111DA1" w:rsidP="001661C4">
            <w:pPr>
              <w:ind w:left="-284"/>
              <w:jc w:val="center"/>
            </w:pPr>
            <w:r>
              <w:t>US05</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C02637" w14:textId="1191EEBB" w:rsidR="00403BDF" w:rsidRPr="00B942BD" w:rsidRDefault="00B942BD" w:rsidP="006E26AF">
            <w:pPr>
              <w:ind w:left="-131"/>
            </w:pPr>
            <w:proofErr w:type="spellStart"/>
            <w:r w:rsidRPr="00B942BD">
              <w:t>A</w:t>
            </w:r>
            <w:r w:rsidR="00111DA1" w:rsidRPr="00B942BD">
              <w:t>dicionar</w:t>
            </w:r>
            <w:proofErr w:type="spellEnd"/>
            <w:r w:rsidR="00111DA1" w:rsidRPr="00B942BD">
              <w:t xml:space="preserve"> </w:t>
            </w:r>
            <w:proofErr w:type="spellStart"/>
            <w:r w:rsidR="00111DA1" w:rsidRPr="00B942BD">
              <w:t>veículos</w:t>
            </w:r>
            <w:proofErr w:type="spellEnd"/>
            <w:r w:rsidR="00111DA1" w:rsidRPr="00B942BD">
              <w:t xml:space="preserve"> </w:t>
            </w:r>
            <w:proofErr w:type="spellStart"/>
            <w:r w:rsidR="00111DA1" w:rsidRPr="00B942BD">
              <w:t>ao</w:t>
            </w:r>
            <w:proofErr w:type="spellEnd"/>
            <w:r w:rsidR="00111DA1" w:rsidRPr="00B942BD">
              <w:t xml:space="preserve"> </w:t>
            </w:r>
            <w:proofErr w:type="spellStart"/>
            <w:r w:rsidR="00111DA1" w:rsidRPr="00B942BD">
              <w:t>sistema</w:t>
            </w:r>
            <w:proofErr w:type="spellEnd"/>
            <w:r w:rsidR="00111DA1" w:rsidRPr="00B942BD">
              <w:t>.</w:t>
            </w:r>
          </w:p>
        </w:tc>
        <w:tc>
          <w:tcPr>
            <w:tcW w:w="19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86CE97" w14:textId="77777777" w:rsidR="00403BDF" w:rsidRDefault="00111DA1" w:rsidP="00EF3E7A">
            <w:pPr>
              <w:ind w:left="-11"/>
            </w:pPr>
            <w:r>
              <w:t xml:space="preserve">UC4 — </w:t>
            </w:r>
            <w:proofErr w:type="spellStart"/>
            <w:r>
              <w:t>Adicionar</w:t>
            </w:r>
            <w:proofErr w:type="spellEnd"/>
            <w:r>
              <w:t xml:space="preserve"> </w:t>
            </w:r>
            <w:proofErr w:type="spellStart"/>
            <w:r>
              <w:t>Veículo</w:t>
            </w:r>
            <w:proofErr w:type="spellEnd"/>
          </w:p>
        </w:tc>
      </w:tr>
      <w:tr w:rsidR="005B4068" w14:paraId="50EBEB6C" w14:textId="77777777" w:rsidTr="001507A6">
        <w:trPr>
          <w:cantSplit/>
          <w:trHeight w:val="113"/>
        </w:trPr>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D4CEA7" w14:textId="77777777" w:rsidR="00403BDF" w:rsidRDefault="00111DA1" w:rsidP="001661C4">
            <w:pPr>
              <w:ind w:left="-284"/>
              <w:jc w:val="center"/>
            </w:pPr>
            <w:r>
              <w:t>US06</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08A9D8" w14:textId="1D239247" w:rsidR="00403BDF" w:rsidRPr="00B942BD" w:rsidRDefault="00111DA1" w:rsidP="006E26AF">
            <w:r w:rsidRPr="00B942BD">
              <w:t xml:space="preserve">Remover </w:t>
            </w:r>
            <w:proofErr w:type="spellStart"/>
            <w:r w:rsidRPr="00B942BD">
              <w:t>veículos</w:t>
            </w:r>
            <w:proofErr w:type="spellEnd"/>
            <w:r w:rsidRPr="00B942BD">
              <w:t xml:space="preserve"> do </w:t>
            </w:r>
            <w:proofErr w:type="spellStart"/>
            <w:r w:rsidRPr="00B942BD">
              <w:t>sistema</w:t>
            </w:r>
            <w:proofErr w:type="spellEnd"/>
            <w:r w:rsidRPr="00B942BD">
              <w:t>.</w:t>
            </w:r>
          </w:p>
        </w:tc>
        <w:tc>
          <w:tcPr>
            <w:tcW w:w="19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68A0C2" w14:textId="77777777" w:rsidR="00403BDF" w:rsidRDefault="00111DA1" w:rsidP="00EF3E7A">
            <w:pPr>
              <w:ind w:left="-11"/>
            </w:pPr>
            <w:r>
              <w:t xml:space="preserve">UC — Remover </w:t>
            </w:r>
            <w:proofErr w:type="spellStart"/>
            <w:r>
              <w:t>Veículo</w:t>
            </w:r>
            <w:proofErr w:type="spellEnd"/>
          </w:p>
        </w:tc>
      </w:tr>
      <w:tr w:rsidR="005B4068" w14:paraId="16CDA0D7" w14:textId="77777777" w:rsidTr="001507A6">
        <w:trPr>
          <w:cantSplit/>
          <w:trHeight w:val="113"/>
        </w:trPr>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B369E0" w14:textId="77777777" w:rsidR="00403BDF" w:rsidRDefault="00111DA1" w:rsidP="001661C4">
            <w:pPr>
              <w:ind w:left="-284"/>
              <w:jc w:val="center"/>
            </w:pPr>
            <w:r>
              <w:t>US07</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F16F78" w14:textId="7E04E546" w:rsidR="00403BDF" w:rsidRPr="00B942BD" w:rsidRDefault="00111DA1" w:rsidP="006E26AF">
            <w:pPr>
              <w:ind w:left="-131"/>
            </w:pPr>
            <w:r w:rsidRPr="00B942BD">
              <w:t xml:space="preserve">Remover </w:t>
            </w:r>
            <w:proofErr w:type="spellStart"/>
            <w:r w:rsidRPr="00B942BD">
              <w:t>contas</w:t>
            </w:r>
            <w:proofErr w:type="spellEnd"/>
            <w:r w:rsidRPr="00B942BD">
              <w:t xml:space="preserve"> de </w:t>
            </w:r>
            <w:proofErr w:type="spellStart"/>
            <w:r w:rsidRPr="00B942BD">
              <w:t>clientes</w:t>
            </w:r>
            <w:proofErr w:type="spellEnd"/>
            <w:r w:rsidRPr="00B942BD">
              <w:t>.</w:t>
            </w:r>
          </w:p>
        </w:tc>
        <w:tc>
          <w:tcPr>
            <w:tcW w:w="19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4E382C" w14:textId="77777777" w:rsidR="00403BDF" w:rsidRDefault="00111DA1" w:rsidP="00EF3E7A">
            <w:pPr>
              <w:ind w:left="-11"/>
            </w:pPr>
            <w:r>
              <w:t xml:space="preserve">UC — Remover </w:t>
            </w:r>
            <w:proofErr w:type="spellStart"/>
            <w:r>
              <w:t>Cliente</w:t>
            </w:r>
            <w:proofErr w:type="spellEnd"/>
          </w:p>
        </w:tc>
      </w:tr>
      <w:tr w:rsidR="005B4068" w14:paraId="4CBDCA1E" w14:textId="77777777" w:rsidTr="001507A6">
        <w:trPr>
          <w:cantSplit/>
          <w:trHeight w:val="113"/>
        </w:trPr>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A01C10" w14:textId="77777777" w:rsidR="00403BDF" w:rsidRDefault="00111DA1" w:rsidP="001661C4">
            <w:pPr>
              <w:ind w:left="-284"/>
              <w:jc w:val="center"/>
            </w:pPr>
            <w:r>
              <w:t>US08</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618859" w14:textId="44DB3B6F" w:rsidR="00403BDF" w:rsidRDefault="000050A2" w:rsidP="006E26AF">
            <w:pPr>
              <w:ind w:left="-131"/>
            </w:pPr>
            <w:ins w:id="11" w:author="Mário Adérito Kumolehã Figueira" w:date="2026-05-17T23:11:00Z" w16du:dateUtc="2026-05-17T22:11:00Z">
              <w:r>
                <w:t xml:space="preserve">   </w:t>
              </w:r>
            </w:ins>
            <w:del w:id="12" w:author="Mário Adérito Kumolehã Figueira" w:date="2026-05-17T23:11:00Z" w16du:dateUtc="2026-05-17T22:11:00Z">
              <w:r w:rsidR="00111DA1" w:rsidRPr="00B942BD" w:rsidDel="000050A2">
                <w:delText>C</w:delText>
              </w:r>
              <w:r w:rsidR="00B942BD" w:rsidRPr="00B942BD" w:rsidDel="000050A2">
                <w:delText xml:space="preserve">  </w:delText>
              </w:r>
            </w:del>
            <w:proofErr w:type="spellStart"/>
            <w:r w:rsidR="00111DA1">
              <w:t>Consultar</w:t>
            </w:r>
            <w:proofErr w:type="spellEnd"/>
            <w:r w:rsidR="00111DA1">
              <w:t xml:space="preserve"> </w:t>
            </w:r>
            <w:proofErr w:type="spellStart"/>
            <w:r w:rsidR="00111DA1">
              <w:t>informação</w:t>
            </w:r>
            <w:proofErr w:type="spellEnd"/>
            <w:r w:rsidR="00111DA1">
              <w:t xml:space="preserve"> global.</w:t>
            </w:r>
          </w:p>
        </w:tc>
        <w:tc>
          <w:tcPr>
            <w:tcW w:w="19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B8A5CF" w14:textId="77777777" w:rsidR="00403BDF" w:rsidRDefault="00111DA1" w:rsidP="00EF3E7A">
            <w:pPr>
              <w:ind w:left="-11"/>
            </w:pPr>
            <w:r>
              <w:t xml:space="preserve">UC3 — </w:t>
            </w:r>
            <w:proofErr w:type="spellStart"/>
            <w:r>
              <w:t>Consultar</w:t>
            </w:r>
            <w:proofErr w:type="spellEnd"/>
            <w:r>
              <w:t xml:space="preserve"> Info Global</w:t>
            </w:r>
          </w:p>
        </w:tc>
      </w:tr>
      <w:tr w:rsidR="005B4068" w14:paraId="109CB6B7" w14:textId="77777777" w:rsidTr="001507A6">
        <w:trPr>
          <w:cantSplit/>
          <w:trHeight w:val="113"/>
        </w:trPr>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FFCB86" w14:textId="77777777" w:rsidR="00403BDF" w:rsidRDefault="00111DA1" w:rsidP="001661C4">
            <w:pPr>
              <w:ind w:left="-284"/>
              <w:jc w:val="center"/>
            </w:pPr>
            <w:r>
              <w:t>US09</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2F995E" w14:textId="6E46F271" w:rsidR="00403BDF" w:rsidRPr="00B942BD" w:rsidRDefault="006E26AF" w:rsidP="006E26AF">
            <w:pPr>
              <w:ind w:left="-131"/>
            </w:pPr>
            <w:r>
              <w:t xml:space="preserve">   </w:t>
            </w:r>
            <w:r w:rsidR="00111DA1" w:rsidRPr="00B942BD">
              <w:t xml:space="preserve">Saber qual o </w:t>
            </w:r>
            <w:proofErr w:type="spellStart"/>
            <w:r w:rsidR="00111DA1" w:rsidRPr="00B942BD">
              <w:t>veículo</w:t>
            </w:r>
            <w:proofErr w:type="spellEnd"/>
            <w:r w:rsidR="00111DA1" w:rsidRPr="00B942BD">
              <w:t xml:space="preserve"> e </w:t>
            </w:r>
            <w:proofErr w:type="spellStart"/>
            <w:r w:rsidR="00111DA1" w:rsidRPr="00B942BD">
              <w:t>destino</w:t>
            </w:r>
            <w:proofErr w:type="spellEnd"/>
            <w:r w:rsidR="00111DA1" w:rsidRPr="00B942BD">
              <w:t xml:space="preserve"> de </w:t>
            </w:r>
            <w:proofErr w:type="spellStart"/>
            <w:r w:rsidR="00111DA1" w:rsidRPr="00B942BD">
              <w:t>cada</w:t>
            </w:r>
            <w:proofErr w:type="spellEnd"/>
            <w:r w:rsidR="00111DA1" w:rsidRPr="00B942BD">
              <w:t xml:space="preserve"> </w:t>
            </w:r>
            <w:proofErr w:type="gramStart"/>
            <w:r w:rsidR="00111DA1" w:rsidRPr="00B942BD">
              <w:t>e</w:t>
            </w:r>
            <w:r>
              <w:t xml:space="preserve">  </w:t>
            </w:r>
            <w:proofErr w:type="spellStart"/>
            <w:r w:rsidR="00111DA1" w:rsidRPr="00B942BD">
              <w:t>ncomenda</w:t>
            </w:r>
            <w:proofErr w:type="spellEnd"/>
            <w:proofErr w:type="gramEnd"/>
            <w:r w:rsidR="00111DA1" w:rsidRPr="00B942BD">
              <w:t>.</w:t>
            </w:r>
          </w:p>
        </w:tc>
        <w:tc>
          <w:tcPr>
            <w:tcW w:w="19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1B5BC8" w14:textId="77777777" w:rsidR="00403BDF" w:rsidRDefault="00111DA1" w:rsidP="00EF3E7A">
            <w:pPr>
              <w:ind w:left="-11"/>
            </w:pPr>
            <w:r>
              <w:t>UC3 (</w:t>
            </w:r>
            <w:proofErr w:type="spellStart"/>
            <w:r>
              <w:t>detalhe</w:t>
            </w:r>
            <w:proofErr w:type="spellEnd"/>
            <w:r>
              <w:t>)</w:t>
            </w:r>
          </w:p>
        </w:tc>
      </w:tr>
    </w:tbl>
    <w:p w14:paraId="752F2D04" w14:textId="77777777" w:rsidR="00403BDF" w:rsidRPr="00B942BD" w:rsidRDefault="00111DA1" w:rsidP="001661C4">
      <w:pPr>
        <w:keepNext/>
        <w:spacing w:before="360" w:after="180"/>
        <w:ind w:left="-284"/>
      </w:pPr>
      <w:r w:rsidRPr="00B942BD">
        <w:rPr>
          <w:b/>
          <w:sz w:val="24"/>
          <w:szCs w:val="24"/>
        </w:rPr>
        <w:t>5</w:t>
      </w:r>
      <w:r w:rsidRPr="00B942BD">
        <w:tab/>
      </w:r>
      <w:r w:rsidRPr="00B942BD">
        <w:rPr>
          <w:b/>
          <w:sz w:val="24"/>
          <w:szCs w:val="24"/>
        </w:rPr>
        <w:t xml:space="preserve">Modelo de </w:t>
      </w:r>
      <w:proofErr w:type="spellStart"/>
      <w:r w:rsidRPr="00B942BD">
        <w:rPr>
          <w:b/>
          <w:sz w:val="24"/>
          <w:szCs w:val="24"/>
        </w:rPr>
        <w:t>Domínio</w:t>
      </w:r>
      <w:proofErr w:type="spellEnd"/>
    </w:p>
    <w:p w14:paraId="2DDEF74D" w14:textId="77777777" w:rsidR="00403BDF" w:rsidRPr="00B942BD" w:rsidRDefault="00111DA1" w:rsidP="00D54C6D">
      <w:pPr>
        <w:ind w:left="-284"/>
        <w:jc w:val="both"/>
      </w:pPr>
      <w:r w:rsidRPr="00B942BD">
        <w:t>O modelo de domínio (Domain Model) é uma representação visual dos principais conceitos do mundo real que o sistema pretende modelar, juntamente com as relações estáticas entre eles [1]. Não se trata de um diagrama técnico sobre como o software vai ser construído, mas sim de uma forma de capturar, numa só imagem, o vocabulário do negócio — neste caso, o vocabulário da logística de encomendas. É por isso uma ferramenta particularmente útil para alinhar a equipa de desenvolvimento com os utilizadores e com eventuais clientes do sistema, ainda antes de se começar a programar.</w:t>
      </w:r>
    </w:p>
    <w:p w14:paraId="5DC220C2" w14:textId="77777777" w:rsidR="00403BDF" w:rsidRPr="00B942BD" w:rsidRDefault="00111DA1" w:rsidP="00D54C6D">
      <w:pPr>
        <w:ind w:left="-284" w:firstLine="284"/>
        <w:jc w:val="both"/>
      </w:pPr>
      <w:r w:rsidRPr="00B942BD">
        <w:t>No contexto deste projeto, o modelo de domínio reflete a realidade de uma pequena cidade com seis pontos de distribuição, onde clientes enviam encomendas entre si e veículos fazem o transporte entre esses pontos. Pretende-se, com este modelo, fornecer uma visão conceptual do problema, identificando as entidades fundamentais envolvidas no envio, transporte e entrega de encomendas, sem qualquer referência a pormenores de implementação.</w:t>
      </w:r>
    </w:p>
    <w:p w14:paraId="7B6F9FDE" w14:textId="77777777" w:rsidR="00403BDF" w:rsidRPr="00B942BD" w:rsidRDefault="00111DA1" w:rsidP="001661C4">
      <w:pPr>
        <w:keepNext/>
        <w:spacing w:before="240" w:after="120"/>
        <w:ind w:left="-284"/>
      </w:pPr>
      <w:r w:rsidRPr="00B942BD">
        <w:rPr>
          <w:b/>
        </w:rPr>
        <w:t>5.1</w:t>
      </w:r>
      <w:r w:rsidRPr="00B942BD">
        <w:tab/>
      </w:r>
      <w:r w:rsidRPr="00B942BD">
        <w:rPr>
          <w:b/>
        </w:rPr>
        <w:t>Conceitos de Domínio</w:t>
      </w:r>
    </w:p>
    <w:p w14:paraId="04550F59" w14:textId="77777777" w:rsidR="00403BDF" w:rsidRPr="00B942BD" w:rsidRDefault="00111DA1" w:rsidP="001661C4">
      <w:pPr>
        <w:spacing w:after="120"/>
        <w:ind w:left="-284"/>
        <w:jc w:val="both"/>
      </w:pPr>
      <w:r w:rsidRPr="00B942BD">
        <w:t>Foram identificados quatro conceitos principais: Cliente, Encomenda, Veículo e Depósito. O Cliente representa o utilizador do sistema responsável pela criação de encomendas. A Encomenda corresponde ao pedido de transporte efetuado por um cliente, contendo as informações essenciais para que o processo de entrega possa ser conduzido e acompanhado. O Veículo representa o meio de transporte utilizado para deslocar as encomendas entre os diferentes pontos da cidade. Finalmente, o Depósito corresponde a um ponto físico de recolha ou entrega, existindo vários desses pontos distribuídos pela área de operação do sistema.</w:t>
      </w:r>
    </w:p>
    <w:p w14:paraId="4E3A7B02" w14:textId="77777777" w:rsidR="00403BDF" w:rsidRPr="00B942BD" w:rsidRDefault="00111DA1" w:rsidP="001661C4">
      <w:pPr>
        <w:keepNext/>
        <w:spacing w:before="240" w:after="120"/>
        <w:ind w:left="-284"/>
      </w:pPr>
      <w:r w:rsidRPr="00B942BD">
        <w:rPr>
          <w:b/>
        </w:rPr>
        <w:t>5.2</w:t>
      </w:r>
      <w:r w:rsidRPr="00B942BD">
        <w:tab/>
      </w:r>
      <w:r w:rsidRPr="00B942BD">
        <w:rPr>
          <w:b/>
        </w:rPr>
        <w:t>Relações e Associações</w:t>
      </w:r>
    </w:p>
    <w:p w14:paraId="348DE5FA" w14:textId="77777777" w:rsidR="00403BDF" w:rsidRPr="00B942BD" w:rsidRDefault="00111DA1" w:rsidP="001661C4">
      <w:pPr>
        <w:spacing w:after="120"/>
        <w:ind w:left="-284"/>
        <w:jc w:val="both"/>
      </w:pPr>
      <w:r w:rsidRPr="00B942BD">
        <w:t xml:space="preserve">Entre estes conceitos estabelecem-se várias associações. </w:t>
      </w:r>
      <w:r w:rsidRPr="00B9576E">
        <w:rPr>
          <w:lang w:val="pt-BR"/>
        </w:rPr>
        <w:t xml:space="preserve">Cada </w:t>
      </w:r>
      <w:r w:rsidR="00B9576E">
        <w:rPr>
          <w:lang w:val="pt-BR"/>
        </w:rPr>
        <w:t>C</w:t>
      </w:r>
      <w:r w:rsidRPr="00B9576E">
        <w:rPr>
          <w:lang w:val="pt-BR"/>
        </w:rPr>
        <w:t xml:space="preserve">liente pode criar encomendas no sistema, existindo por isso uma associação direta entre Cliente e Encomenda. </w:t>
      </w:r>
      <w:r w:rsidRPr="00B942BD">
        <w:t xml:space="preserve">Cada </w:t>
      </w:r>
      <w:proofErr w:type="spellStart"/>
      <w:r w:rsidRPr="00B942BD">
        <w:t>Encomenda</w:t>
      </w:r>
      <w:proofErr w:type="spellEnd"/>
      <w:r w:rsidRPr="00B942BD">
        <w:t xml:space="preserve"> </w:t>
      </w:r>
      <w:proofErr w:type="spellStart"/>
      <w:r w:rsidRPr="00B942BD">
        <w:t>está</w:t>
      </w:r>
      <w:proofErr w:type="spellEnd"/>
      <w:r w:rsidRPr="00B942BD">
        <w:t xml:space="preserve"> </w:t>
      </w:r>
      <w:proofErr w:type="spellStart"/>
      <w:r w:rsidRPr="00B942BD">
        <w:t>associada</w:t>
      </w:r>
      <w:proofErr w:type="spellEnd"/>
      <w:r w:rsidRPr="00B942BD">
        <w:t xml:space="preserve"> a dois Depósitos distintos — o de origem e o de destino — o que permite modelar explicitamente os pontos físicos envolvidos no processo de entrega. Adicionalmente, cada Veículo encontra-se associado às encomendas que transporta, sendo responsável pela deslocação destas entre o depósito de origem e o depósito de destino. No seu conjunto, estas associações permitem representar de forma clara o fluxo logístico do sistema.</w:t>
      </w:r>
    </w:p>
    <w:p w14:paraId="42BC7107" w14:textId="77777777" w:rsidR="00403BDF" w:rsidRPr="00B942BD" w:rsidRDefault="00111DA1" w:rsidP="001661C4">
      <w:pPr>
        <w:keepNext/>
        <w:spacing w:before="240" w:after="120"/>
        <w:ind w:left="-284"/>
      </w:pPr>
      <w:r w:rsidRPr="00B942BD">
        <w:rPr>
          <w:b/>
        </w:rPr>
        <w:t>5.3</w:t>
      </w:r>
      <w:r w:rsidRPr="00B942BD">
        <w:rPr>
          <w:b/>
        </w:rPr>
        <w:tab/>
        <w:t>Multiplicidades</w:t>
      </w:r>
    </w:p>
    <w:p w14:paraId="5248DEC7" w14:textId="77777777" w:rsidR="00403BDF" w:rsidRPr="00B942BD" w:rsidRDefault="00111DA1" w:rsidP="004B1E9E">
      <w:pPr>
        <w:ind w:left="-284"/>
        <w:jc w:val="both"/>
      </w:pPr>
      <w:r w:rsidRPr="00B942BD">
        <w:t>No que se refere às multiplicidades, cada Cliente pode criar zero ou mais Encomendas, ao passo que cada Encomenda está associada a exatamente um cliente. Cada encomenda possui obrigatoriamente um Depósito de origem e um Depósito de destino, garantindo que os locais de recolha e de entrega estão sempre definidos. Um Veículo pode transportar várias encomendas ao longo do tempo, mas cada encomenda é transportada por um único veículo durante o seu ciclo de entrega.</w:t>
      </w:r>
    </w:p>
    <w:p w14:paraId="50974BD6" w14:textId="77777777" w:rsidR="00403BDF" w:rsidRPr="00B942BD" w:rsidRDefault="00111DA1" w:rsidP="001661C4">
      <w:pPr>
        <w:keepNext/>
        <w:spacing w:before="240" w:after="120"/>
        <w:ind w:left="-284"/>
      </w:pPr>
      <w:r w:rsidRPr="00B942BD">
        <w:rPr>
          <w:b/>
        </w:rPr>
        <w:t>5.4</w:t>
      </w:r>
      <w:r w:rsidRPr="00B942BD">
        <w:rPr>
          <w:b/>
        </w:rPr>
        <w:tab/>
        <w:t>Atributos</w:t>
      </w:r>
    </w:p>
    <w:p w14:paraId="57453EE3" w14:textId="72BD7887" w:rsidR="00403BDF" w:rsidRPr="00B942BD" w:rsidRDefault="00111DA1" w:rsidP="001661C4">
      <w:pPr>
        <w:spacing w:after="120"/>
        <w:ind w:left="-284"/>
        <w:jc w:val="both"/>
      </w:pPr>
      <w:r w:rsidRPr="00B942BD">
        <w:t>Cada entidade do modelo de domínio é caracterizada por um conjunto de atributos relevantes. O Cliente possui um identificador único, um nome e um contacto. A Encomenda é caracterizada por um identificador, uma descrição, um peso</w:t>
      </w:r>
      <w:r w:rsidR="00EF3E92" w:rsidRPr="00B942BD">
        <w:t>,</w:t>
      </w:r>
      <w:r w:rsidR="0015447D" w:rsidRPr="00B942BD">
        <w:t xml:space="preserve"> um </w:t>
      </w:r>
      <w:r w:rsidR="00E73BD0" w:rsidRPr="00B942BD">
        <w:t>estado, um</w:t>
      </w:r>
      <w:r w:rsidR="001450E9" w:rsidRPr="00B942BD">
        <w:t xml:space="preserve"> identificador do cliente,</w:t>
      </w:r>
      <w:r w:rsidR="00E74B38" w:rsidRPr="00B942BD">
        <w:t xml:space="preserve"> um identificador do deposito de origem, um identificador</w:t>
      </w:r>
      <w:r w:rsidR="00A8437B" w:rsidRPr="00B942BD">
        <w:t xml:space="preserve"> do deposito final</w:t>
      </w:r>
      <w:r w:rsidR="001F18D7" w:rsidRPr="00B942BD">
        <w:t xml:space="preserve"> </w:t>
      </w:r>
      <w:r w:rsidR="00743B0C" w:rsidRPr="00B942BD">
        <w:t>e um do seu respetivo ve</w:t>
      </w:r>
      <w:r w:rsidR="00E73BD0" w:rsidRPr="00B942BD">
        <w:t>í</w:t>
      </w:r>
      <w:r w:rsidR="00743B0C" w:rsidRPr="00B942BD">
        <w:t>culo</w:t>
      </w:r>
      <w:r w:rsidRPr="00B942BD">
        <w:t>, permitindo acompanhar o seu progresso ao longo do processo de entrega. O Veículo inclui atributos como</w:t>
      </w:r>
      <w:r w:rsidR="00C7292E" w:rsidRPr="00B942BD">
        <w:t xml:space="preserve"> um identificador</w:t>
      </w:r>
      <w:r w:rsidR="004948A4" w:rsidRPr="00B942BD">
        <w:t>,</w:t>
      </w:r>
      <w:r w:rsidRPr="00B942BD">
        <w:t xml:space="preserve"> matrícula, capacidade máxima e estado de disponibilidade, ao passo que o Depósito é descrito por um identificador, um nome, uma localização e uma capacidade máxima de armazenamento.</w:t>
      </w:r>
    </w:p>
    <w:p w14:paraId="168A64C2" w14:textId="77777777" w:rsidR="00403BDF" w:rsidRPr="00B942BD" w:rsidRDefault="00111DA1" w:rsidP="001661C4">
      <w:pPr>
        <w:keepNext/>
        <w:spacing w:before="240" w:after="120"/>
        <w:ind w:left="-284"/>
      </w:pPr>
      <w:r w:rsidRPr="00B942BD">
        <w:rPr>
          <w:b/>
        </w:rPr>
        <w:t>5.5</w:t>
      </w:r>
      <w:r w:rsidRPr="00B942BD">
        <w:tab/>
      </w:r>
      <w:r w:rsidRPr="00B942BD">
        <w:rPr>
          <w:b/>
        </w:rPr>
        <w:t>Diagrama do Modelo de Domínio</w:t>
      </w:r>
    </w:p>
    <w:p w14:paraId="5648153B" w14:textId="1B7DE6D4" w:rsidR="00403BDF" w:rsidRPr="00B942BD" w:rsidRDefault="00111DA1" w:rsidP="001661C4">
      <w:pPr>
        <w:spacing w:after="120"/>
        <w:ind w:left="-284"/>
        <w:jc w:val="both"/>
      </w:pPr>
      <w:r w:rsidRPr="00B942BD">
        <w:t xml:space="preserve">A </w:t>
      </w:r>
      <w:r w:rsidR="002D5A1E" w:rsidRPr="00B942BD">
        <w:fldChar w:fldCharType="begin"/>
      </w:r>
      <w:r w:rsidR="002D5A1E" w:rsidRPr="00B942BD">
        <w:instrText xml:space="preserve"> REF _Ref229489463 \h  \* MERGEFORMAT </w:instrText>
      </w:r>
      <w:r w:rsidR="002D5A1E" w:rsidRPr="00B942BD">
        <w:fldChar w:fldCharType="separate"/>
      </w:r>
      <w:r w:rsidR="00E257E8" w:rsidRPr="00B942BD">
        <w:t>Figura 1</w:t>
      </w:r>
      <w:r w:rsidR="002D5A1E" w:rsidRPr="00B942BD">
        <w:fldChar w:fldCharType="end"/>
      </w:r>
      <w:r w:rsidR="002D5A1E" w:rsidRPr="00B942BD">
        <w:t xml:space="preserve"> </w:t>
      </w:r>
      <w:r w:rsidRPr="00B942BD">
        <w:t>apresenta o diagrama do modelo de domínio, sintetizando graficamente os conceitos, os atributos, as associações e as multiplicidades descritos nas subsecções anteriores.</w:t>
      </w:r>
    </w:p>
    <w:p w14:paraId="6738EA77" w14:textId="27600032" w:rsidR="002E4E7D" w:rsidRDefault="002911AA" w:rsidP="001661C4">
      <w:pPr>
        <w:keepNext/>
        <w:spacing w:before="180" w:after="60"/>
        <w:ind w:left="-284"/>
        <w:jc w:val="center"/>
      </w:pPr>
      <w:r>
        <w:rPr>
          <w:noProof/>
        </w:rPr>
        <w:drawing>
          <wp:inline distT="0" distB="0" distL="0" distR="0" wp14:anchorId="28F45682" wp14:editId="21E2EFCE">
            <wp:extent cx="2844800" cy="3619500"/>
            <wp:effectExtent l="0" t="0" r="0" b="0"/>
            <wp:docPr id="86216386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63869"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844800" cy="3619500"/>
                    </a:xfrm>
                    <a:prstGeom prst="rect">
                      <a:avLst/>
                    </a:prstGeom>
                  </pic:spPr>
                </pic:pic>
              </a:graphicData>
            </a:graphic>
          </wp:inline>
        </w:drawing>
      </w:r>
    </w:p>
    <w:p w14:paraId="416409F2" w14:textId="67D44CD8" w:rsidR="00A27F49" w:rsidRPr="00B9576E" w:rsidRDefault="002E4E7D" w:rsidP="001661C4">
      <w:pPr>
        <w:pStyle w:val="Caption"/>
        <w:ind w:left="-284"/>
        <w:jc w:val="center"/>
        <w:rPr>
          <w:i w:val="0"/>
          <w:iCs w:val="0"/>
        </w:rPr>
      </w:pPr>
      <w:bookmarkStart w:id="13" w:name="_Ref229489463"/>
      <w:r w:rsidRPr="00B9576E">
        <w:rPr>
          <w:b/>
          <w:i w:val="0"/>
          <w:iCs w:val="0"/>
        </w:rPr>
        <w:t xml:space="preserve">Figura </w:t>
      </w:r>
      <w:r w:rsidRPr="00B9576E">
        <w:rPr>
          <w:b/>
          <w:bCs/>
          <w:i w:val="0"/>
          <w:iCs w:val="0"/>
        </w:rPr>
        <w:fldChar w:fldCharType="begin"/>
      </w:r>
      <w:r w:rsidRPr="00B9576E">
        <w:rPr>
          <w:b/>
          <w:i w:val="0"/>
          <w:iCs w:val="0"/>
        </w:rPr>
        <w:instrText xml:space="preserve"> SEQ Figura \* ARABIC </w:instrText>
      </w:r>
      <w:r w:rsidRPr="00B9576E">
        <w:rPr>
          <w:b/>
          <w:bCs/>
          <w:i w:val="0"/>
          <w:iCs w:val="0"/>
        </w:rPr>
        <w:fldChar w:fldCharType="separate"/>
      </w:r>
      <w:r w:rsidR="00E257E8" w:rsidRPr="00B9576E">
        <w:rPr>
          <w:b/>
          <w:i w:val="0"/>
          <w:iCs w:val="0"/>
        </w:rPr>
        <w:t>1</w:t>
      </w:r>
      <w:r w:rsidRPr="00B9576E">
        <w:rPr>
          <w:b/>
          <w:bCs/>
          <w:i w:val="0"/>
          <w:iCs w:val="0"/>
        </w:rPr>
        <w:fldChar w:fldCharType="end"/>
      </w:r>
      <w:bookmarkEnd w:id="13"/>
      <w:r w:rsidRPr="00B9576E">
        <w:rPr>
          <w:i w:val="0"/>
          <w:iCs w:val="0"/>
        </w:rPr>
        <w:t xml:space="preserve"> - Modelo de domínio do sistema de gestão de encomendas, evidenciando as entidades Cliente, Encomenda, Veículo e Depósito e as respetivas associações e multiplicidades.</w:t>
      </w:r>
    </w:p>
    <w:p w14:paraId="5E30A097" w14:textId="77777777" w:rsidR="00403BDF" w:rsidRPr="00B942BD" w:rsidRDefault="00111DA1" w:rsidP="001661C4">
      <w:pPr>
        <w:keepNext/>
        <w:spacing w:before="360" w:after="180"/>
        <w:ind w:left="-284"/>
      </w:pPr>
      <w:r w:rsidRPr="00B942BD">
        <w:rPr>
          <w:b/>
          <w:sz w:val="24"/>
          <w:szCs w:val="24"/>
        </w:rPr>
        <w:t>6</w:t>
      </w:r>
      <w:r w:rsidRPr="00B942BD">
        <w:rPr>
          <w:b/>
          <w:sz w:val="24"/>
          <w:szCs w:val="24"/>
        </w:rPr>
        <w:tab/>
        <w:t>Modelo de Casos de Uso</w:t>
      </w:r>
    </w:p>
    <w:p w14:paraId="0A8DAAA8" w14:textId="77777777" w:rsidR="00403BDF" w:rsidRPr="00B942BD" w:rsidRDefault="00111DA1" w:rsidP="00B60F62">
      <w:pPr>
        <w:ind w:left="-284"/>
        <w:jc w:val="both"/>
      </w:pPr>
      <w:r w:rsidRPr="00B942BD">
        <w:t>Um caso de uso (use case) descreve uma forma concreta como um utilizador — designado por ator — interage com o sistema para atingir um determinado objetivo [1, 4]. Ao contrário do modelo de domínio, que se foca nos conceitos, o modelo de casos de uso foca-se no comportamento do sistema na perspetiva do utilizador. Cada caso de uso representa assim um "pedaço" de funcionalidade visível do exterior, pelo que é uma ferramenta fundamental para garantir que o sistema entrega, efetivamente, aquilo que os seus utilizadores dele esperam.</w:t>
      </w:r>
    </w:p>
    <w:p w14:paraId="77D8B4C9" w14:textId="77777777" w:rsidR="00403BDF" w:rsidRPr="00B942BD" w:rsidRDefault="00111DA1" w:rsidP="00B60F62">
      <w:pPr>
        <w:ind w:left="-284" w:firstLine="360"/>
        <w:jc w:val="both"/>
      </w:pPr>
      <w:r w:rsidRPr="00B942BD">
        <w:t>No presente projeto foram identificados dois atores externos: o Cliente, que é o ator principal responsável pela criação e acompanhamento de encomendas, e o Administrador, ator secundário responsável pela supervisão geral da plataforma e pela gestão de veículos e de contas. Para além destes, o próprio Sistema desempenha, internamente, um papel ativo, nomeadamente ao atribuir automaticamente um veículo a cada nova encomenda.</w:t>
      </w:r>
    </w:p>
    <w:p w14:paraId="4F9C8758" w14:textId="77777777" w:rsidR="00403BDF" w:rsidRPr="00B942BD" w:rsidRDefault="00111DA1" w:rsidP="001661C4">
      <w:pPr>
        <w:keepNext/>
        <w:spacing w:before="240" w:after="120"/>
        <w:ind w:left="-284"/>
      </w:pPr>
      <w:r w:rsidRPr="00B942BD">
        <w:rPr>
          <w:b/>
        </w:rPr>
        <w:t>6.1</w:t>
      </w:r>
      <w:r w:rsidRPr="00B942BD">
        <w:rPr>
          <w:b/>
        </w:rPr>
        <w:tab/>
        <w:t>Diagrama de Casos de Uso</w:t>
      </w:r>
    </w:p>
    <w:p w14:paraId="43010C44" w14:textId="6D94C8B1" w:rsidR="00403BDF" w:rsidRPr="00B942BD" w:rsidRDefault="00111DA1" w:rsidP="001661C4">
      <w:pPr>
        <w:spacing w:after="120"/>
        <w:ind w:left="-284"/>
        <w:jc w:val="both"/>
      </w:pPr>
      <w:r w:rsidRPr="00B942BD">
        <w:t xml:space="preserve">A </w:t>
      </w:r>
      <w:r w:rsidR="002E4E7D" w:rsidRPr="00B942BD">
        <w:fldChar w:fldCharType="begin"/>
      </w:r>
      <w:r w:rsidR="002E4E7D" w:rsidRPr="00B942BD">
        <w:instrText xml:space="preserve"> REF _Ref229489340 \h </w:instrText>
      </w:r>
      <w:r w:rsidR="002E4E7D" w:rsidRPr="00B942BD">
        <w:fldChar w:fldCharType="separate"/>
      </w:r>
      <w:r w:rsidR="00E257E8" w:rsidRPr="00B942BD">
        <w:t>Figura 2</w:t>
      </w:r>
      <w:r w:rsidR="002E4E7D" w:rsidRPr="00B942BD">
        <w:fldChar w:fldCharType="end"/>
      </w:r>
      <w:r w:rsidR="002E4E7D" w:rsidRPr="00B942BD">
        <w:t xml:space="preserve"> </w:t>
      </w:r>
      <w:r w:rsidRPr="00B942BD">
        <w:t>ilustra as funcionalidades disponibilizadas pelo sistema a cada um dos atores, assim como as relações de inclusão entre casos de uso. O caso de uso "Criar Encomenda", por exemplo, inclui os casos de uso "Selecionar Depósito de Origem", "Selecionar Depósito de Destino" e "Atribuir Veículo à Encomenda", sinalizando que estes passos fazem parte integrante do fluxo de criação de uma encomenda.</w:t>
      </w:r>
    </w:p>
    <w:p w14:paraId="54DFFCF4" w14:textId="77777777" w:rsidR="00B60F62" w:rsidRPr="00B942BD" w:rsidRDefault="00B60F62" w:rsidP="001661C4">
      <w:pPr>
        <w:spacing w:after="120"/>
        <w:ind w:left="-284"/>
        <w:jc w:val="both"/>
      </w:pPr>
    </w:p>
    <w:p w14:paraId="33EE1DCC" w14:textId="77777777" w:rsidR="00AC4A33" w:rsidRDefault="00111DA1" w:rsidP="008B0A22">
      <w:pPr>
        <w:keepNext/>
        <w:spacing w:before="180" w:after="60"/>
        <w:ind w:left="-284"/>
      </w:pPr>
      <w:r>
        <w:rPr>
          <w:noProof/>
        </w:rPr>
        <w:drawing>
          <wp:inline distT="0" distB="0" distL="0" distR="0" wp14:anchorId="61FD59B8" wp14:editId="4F67CD85">
            <wp:extent cx="4191000" cy="2819400"/>
            <wp:effectExtent l="0" t="0" r="0" b="0"/>
            <wp:docPr id="1895858807" name="Picture 1895858807">
              <a:extLst xmlns:a="http://schemas.openxmlformats.org/drawingml/2006/main">
                <a:ext uri="{FF2B5EF4-FFF2-40B4-BE49-F238E27FC236}">
                  <a16:creationId xmlns:a16="http://schemas.microsoft.com/office/drawing/2014/main" id="{1EE8D6A6-D566-4CD8-8876-AFD9778C03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819400"/>
                    </a:xfrm>
                    <a:prstGeom prst="rect">
                      <a:avLst/>
                    </a:prstGeom>
                  </pic:spPr>
                </pic:pic>
              </a:graphicData>
            </a:graphic>
          </wp:inline>
        </w:drawing>
      </w:r>
    </w:p>
    <w:p w14:paraId="1A40699E" w14:textId="6E92A1D4" w:rsidR="00403BDF" w:rsidRPr="00B9576E" w:rsidRDefault="00AC4A33" w:rsidP="001661C4">
      <w:pPr>
        <w:pStyle w:val="Caption"/>
        <w:ind w:left="-284"/>
        <w:jc w:val="center"/>
        <w:rPr>
          <w:i w:val="0"/>
          <w:iCs w:val="0"/>
        </w:rPr>
      </w:pPr>
      <w:bookmarkStart w:id="14" w:name="_Ref229489340"/>
      <w:bookmarkStart w:id="15" w:name="_Ref229489284"/>
      <w:r w:rsidRPr="00B9576E">
        <w:rPr>
          <w:b/>
          <w:i w:val="0"/>
          <w:iCs w:val="0"/>
        </w:rPr>
        <w:t xml:space="preserve">Figura </w:t>
      </w:r>
      <w:r w:rsidRPr="00B9576E">
        <w:rPr>
          <w:b/>
          <w:bCs/>
          <w:i w:val="0"/>
          <w:iCs w:val="0"/>
        </w:rPr>
        <w:fldChar w:fldCharType="begin"/>
      </w:r>
      <w:r w:rsidRPr="00B9576E">
        <w:rPr>
          <w:b/>
          <w:i w:val="0"/>
          <w:iCs w:val="0"/>
        </w:rPr>
        <w:instrText xml:space="preserve"> SEQ Figura \* ARABIC </w:instrText>
      </w:r>
      <w:r w:rsidRPr="00B9576E">
        <w:rPr>
          <w:b/>
          <w:bCs/>
          <w:i w:val="0"/>
          <w:iCs w:val="0"/>
        </w:rPr>
        <w:fldChar w:fldCharType="separate"/>
      </w:r>
      <w:r w:rsidR="00E257E8" w:rsidRPr="00B9576E">
        <w:rPr>
          <w:b/>
          <w:i w:val="0"/>
          <w:iCs w:val="0"/>
        </w:rPr>
        <w:t>2</w:t>
      </w:r>
      <w:r w:rsidRPr="00B9576E">
        <w:rPr>
          <w:b/>
          <w:bCs/>
          <w:i w:val="0"/>
          <w:iCs w:val="0"/>
        </w:rPr>
        <w:fldChar w:fldCharType="end"/>
      </w:r>
      <w:bookmarkEnd w:id="14"/>
      <w:r w:rsidRPr="00B9576E">
        <w:rPr>
          <w:i w:val="0"/>
          <w:iCs w:val="0"/>
        </w:rPr>
        <w:t xml:space="preserve"> -</w:t>
      </w:r>
      <w:r w:rsidR="00DF5727" w:rsidRPr="00B9576E">
        <w:rPr>
          <w:i w:val="0"/>
          <w:iCs w:val="0"/>
        </w:rPr>
        <w:t xml:space="preserve"> Diagrama de casos de uso do sistema de gestão de encomendas, com os atores Cliente e Administrador e as funcionalidades que cada um pode invocar.</w:t>
      </w:r>
      <w:bookmarkEnd w:id="15"/>
    </w:p>
    <w:p w14:paraId="6015A487" w14:textId="2F47B246" w:rsidR="00403BDF" w:rsidRPr="00B942BD" w:rsidRDefault="00111DA1" w:rsidP="001661C4">
      <w:pPr>
        <w:keepNext/>
        <w:spacing w:before="240" w:after="120"/>
        <w:ind w:left="-284"/>
        <w:rPr>
          <w:b/>
        </w:rPr>
      </w:pPr>
      <w:r w:rsidRPr="00B942BD">
        <w:rPr>
          <w:b/>
        </w:rPr>
        <w:t>6.2</w:t>
      </w:r>
      <w:r w:rsidRPr="00B942BD">
        <w:rPr>
          <w:b/>
        </w:rPr>
        <w:tab/>
        <w:t>Especificação dos Casos de Uso</w:t>
      </w:r>
    </w:p>
    <w:p w14:paraId="3955ACA1" w14:textId="77777777" w:rsidR="00403BDF" w:rsidRPr="00B942BD" w:rsidRDefault="00111DA1" w:rsidP="001661C4">
      <w:pPr>
        <w:spacing w:after="120"/>
        <w:ind w:left="-284"/>
        <w:jc w:val="both"/>
      </w:pPr>
      <w:r w:rsidRPr="00B942BD">
        <w:t>De seguida apresentam-se, em detalhe, quatro casos de uso considerados representativos do funcionamento do sistema: Criar Encomenda e Consultar Estado da Encomenda, do lado do Cliente, e Consultar Informação Global e Adicionar Veículo, do lado do Administrador. Em cada caso são indicados o ator principal, a descrição, as pré-condições, as pós-condições, o fluxo principal, os fluxos alternativos e as regras de negócio aplicáveis.</w:t>
      </w:r>
    </w:p>
    <w:p w14:paraId="1EB49D69" w14:textId="77777777" w:rsidR="00A106FC" w:rsidRPr="00B942BD" w:rsidRDefault="00A106FC" w:rsidP="001661C4">
      <w:pPr>
        <w:spacing w:after="120"/>
        <w:ind w:left="-284"/>
        <w:jc w:val="both"/>
      </w:pPr>
    </w:p>
    <w:p w14:paraId="2485C1B7" w14:textId="042E70B5" w:rsidR="00A106FC" w:rsidRPr="00B9576E" w:rsidRDefault="00A106FC" w:rsidP="001661C4">
      <w:pPr>
        <w:spacing w:after="120"/>
        <w:ind w:left="-284"/>
        <w:jc w:val="both"/>
        <w:rPr>
          <w:b/>
          <w:lang w:val="pt-BR"/>
        </w:rPr>
      </w:pPr>
      <w:r w:rsidRPr="00B9576E">
        <w:rPr>
          <w:b/>
          <w:lang w:val="pt-BR"/>
        </w:rPr>
        <w:t>6.2.</w:t>
      </w:r>
      <w:r w:rsidR="00600B72" w:rsidRPr="00B9576E">
        <w:rPr>
          <w:b/>
          <w:lang w:val="pt-BR"/>
        </w:rPr>
        <w:t xml:space="preserve">1      </w:t>
      </w:r>
      <w:r w:rsidR="0024549D" w:rsidRPr="00B9576E">
        <w:rPr>
          <w:b/>
          <w:bCs/>
          <w:lang w:val="pt-BR"/>
        </w:rPr>
        <w:t>UC</w:t>
      </w:r>
      <w:r w:rsidR="00CE5AA5" w:rsidRPr="00B9576E">
        <w:rPr>
          <w:b/>
          <w:lang w:val="pt-BR"/>
        </w:rPr>
        <w:t xml:space="preserve"> 1</w:t>
      </w:r>
      <w:r w:rsidR="00A66469" w:rsidRPr="00B9576E">
        <w:rPr>
          <w:b/>
          <w:lang w:val="pt-BR"/>
        </w:rPr>
        <w:t xml:space="preserve"> </w:t>
      </w:r>
      <w:r w:rsidR="006E124C" w:rsidRPr="00B9576E">
        <w:rPr>
          <w:b/>
          <w:lang w:val="pt-BR"/>
        </w:rPr>
        <w:t>— Re</w:t>
      </w:r>
      <w:r w:rsidR="0022383A" w:rsidRPr="00B9576E">
        <w:rPr>
          <w:b/>
          <w:lang w:val="pt-BR"/>
        </w:rPr>
        <w:t>gistar Cliente</w:t>
      </w:r>
    </w:p>
    <w:p w14:paraId="3A3C62FB" w14:textId="7C9FF93B" w:rsidR="005140D9" w:rsidRPr="00B9576E" w:rsidRDefault="00107E3B" w:rsidP="008B0A22">
      <w:pPr>
        <w:spacing w:before="120" w:after="120"/>
        <w:ind w:left="-284"/>
        <w:rPr>
          <w:b/>
          <w:sz w:val="18"/>
          <w:szCs w:val="18"/>
          <w:lang w:val="pt-BR"/>
        </w:rPr>
      </w:pPr>
      <w:r w:rsidRPr="00B9576E">
        <w:rPr>
          <w:lang w:val="pt-BR"/>
        </w:rPr>
        <w:t>A Tabela</w:t>
      </w:r>
      <w:r w:rsidR="00992300" w:rsidRPr="00B9576E">
        <w:rPr>
          <w:lang w:val="pt-BR"/>
        </w:rPr>
        <w:t xml:space="preserve"> </w:t>
      </w:r>
      <w:r w:rsidR="00B9576E" w:rsidRPr="00B9576E">
        <w:rPr>
          <w:lang w:val="pt-BR"/>
        </w:rPr>
        <w:t>2</w:t>
      </w:r>
      <w:r w:rsidR="00992300" w:rsidRPr="00B9576E">
        <w:rPr>
          <w:lang w:val="pt-BR"/>
        </w:rPr>
        <w:t>, mostra</w:t>
      </w:r>
      <w:r w:rsidR="006566AE" w:rsidRPr="00B9576E">
        <w:rPr>
          <w:lang w:val="pt-BR"/>
        </w:rPr>
        <w:t xml:space="preserve"> </w:t>
      </w:r>
      <w:r w:rsidR="00AD188A" w:rsidRPr="00B9576E">
        <w:rPr>
          <w:lang w:val="pt-BR"/>
        </w:rPr>
        <w:t xml:space="preserve">as especificações do caso de uso registar </w:t>
      </w:r>
      <w:r w:rsidR="00B400E5" w:rsidRPr="00B9576E">
        <w:rPr>
          <w:lang w:val="pt-BR"/>
        </w:rPr>
        <w:t>cliente</w:t>
      </w:r>
      <w:r w:rsidR="00AD188A" w:rsidRPr="00B9576E">
        <w:rPr>
          <w:lang w:val="pt-BR"/>
        </w:rPr>
        <w:t>.</w:t>
      </w:r>
      <w:r w:rsidR="005140D9" w:rsidRPr="00B9576E">
        <w:rPr>
          <w:b/>
          <w:sz w:val="18"/>
          <w:szCs w:val="18"/>
          <w:lang w:val="pt-BR"/>
        </w:rPr>
        <w:t xml:space="preserve"> </w:t>
      </w:r>
    </w:p>
    <w:p w14:paraId="5E370FBB" w14:textId="5CA857AC" w:rsidR="00A66469" w:rsidRPr="00B9576E" w:rsidRDefault="005140D9" w:rsidP="00B348B1">
      <w:pPr>
        <w:pStyle w:val="Caption"/>
        <w:keepNext/>
        <w:ind w:left="-284"/>
        <w:rPr>
          <w:i w:val="0"/>
          <w:iCs w:val="0"/>
          <w:lang w:val="pt-BR"/>
        </w:rPr>
      </w:pPr>
      <w:r w:rsidRPr="00B9576E">
        <w:rPr>
          <w:b/>
          <w:i w:val="0"/>
          <w:iCs w:val="0"/>
          <w:lang w:val="pt-BR"/>
        </w:rPr>
        <w:t xml:space="preserve">Tabela </w:t>
      </w:r>
      <w:r w:rsidR="00B9576E" w:rsidRPr="00B9576E">
        <w:rPr>
          <w:b/>
          <w:i w:val="0"/>
          <w:iCs w:val="0"/>
          <w:lang w:val="pt-BR"/>
        </w:rPr>
        <w:t>2</w:t>
      </w:r>
      <w:r w:rsidR="00B9576E">
        <w:rPr>
          <w:b/>
          <w:i w:val="0"/>
          <w:iCs w:val="0"/>
          <w:lang w:val="pt-BR"/>
        </w:rPr>
        <w:t xml:space="preserve">. </w:t>
      </w:r>
      <w:r w:rsidR="00B348B1" w:rsidRPr="00B9576E">
        <w:rPr>
          <w:i w:val="0"/>
          <w:iCs w:val="0"/>
          <w:lang w:val="pt-BR"/>
        </w:rPr>
        <w:t xml:space="preserve">Especificação do caso de uso registar </w:t>
      </w:r>
      <w:r w:rsidR="00B400E5" w:rsidRPr="00B9576E">
        <w:rPr>
          <w:i w:val="0"/>
          <w:iCs w:val="0"/>
          <w:lang w:val="pt-BR"/>
        </w:rPr>
        <w:t>cliente</w:t>
      </w:r>
      <w:r w:rsidR="00DF7693" w:rsidRPr="00B9576E">
        <w:rPr>
          <w:i w:val="0"/>
          <w:iCs w:val="0"/>
          <w:lang w:val="pt-BR"/>
        </w:rPr>
        <w:t xml:space="preserve"> </w:t>
      </w:r>
    </w:p>
    <w:tbl>
      <w:tblPr>
        <w:tblStyle w:val="TableGrid"/>
        <w:tblW w:w="0" w:type="auto"/>
        <w:tblInd w:w="-147" w:type="dxa"/>
        <w:tblLook w:val="04A0" w:firstRow="1" w:lastRow="0" w:firstColumn="1" w:lastColumn="0" w:noHBand="0" w:noVBand="1"/>
      </w:tblPr>
      <w:tblGrid>
        <w:gridCol w:w="1985"/>
        <w:gridCol w:w="5072"/>
      </w:tblGrid>
      <w:tr w:rsidR="000760A6" w14:paraId="6B60F8FB" w14:textId="77777777" w:rsidTr="008B0A22">
        <w:tc>
          <w:tcPr>
            <w:tcW w:w="1985" w:type="dxa"/>
          </w:tcPr>
          <w:p w14:paraId="2527EFA1" w14:textId="7FCE183B" w:rsidR="0014712E" w:rsidRPr="00B942BD" w:rsidRDefault="00866F65" w:rsidP="00E702D8">
            <w:pPr>
              <w:spacing w:after="120"/>
              <w:ind w:left="-112"/>
              <w:jc w:val="both"/>
              <w:rPr>
                <w:b/>
              </w:rPr>
            </w:pPr>
            <w:r w:rsidRPr="00B942BD">
              <w:rPr>
                <w:b/>
              </w:rPr>
              <w:t>Ator Principal</w:t>
            </w:r>
          </w:p>
        </w:tc>
        <w:tc>
          <w:tcPr>
            <w:tcW w:w="5072" w:type="dxa"/>
          </w:tcPr>
          <w:p w14:paraId="0820BF8B" w14:textId="3D55ADEF" w:rsidR="0014712E" w:rsidRPr="00B942BD" w:rsidRDefault="009C027E" w:rsidP="00E702D8">
            <w:pPr>
              <w:spacing w:after="120"/>
              <w:ind w:left="-106"/>
              <w:jc w:val="both"/>
            </w:pPr>
            <w:r w:rsidRPr="00B942BD">
              <w:t>Cliente</w:t>
            </w:r>
          </w:p>
        </w:tc>
      </w:tr>
      <w:tr w:rsidR="000760A6" w14:paraId="66A0D040" w14:textId="77777777" w:rsidTr="008B0A22">
        <w:tc>
          <w:tcPr>
            <w:tcW w:w="1985" w:type="dxa"/>
          </w:tcPr>
          <w:p w14:paraId="023CABF3" w14:textId="543911B2" w:rsidR="0014712E" w:rsidRPr="00B942BD" w:rsidRDefault="00866F65" w:rsidP="00E702D8">
            <w:pPr>
              <w:spacing w:after="120"/>
              <w:ind w:left="-112"/>
              <w:jc w:val="both"/>
              <w:rPr>
                <w:b/>
              </w:rPr>
            </w:pPr>
            <w:r w:rsidRPr="00B942BD">
              <w:rPr>
                <w:b/>
              </w:rPr>
              <w:t>Nome</w:t>
            </w:r>
          </w:p>
        </w:tc>
        <w:tc>
          <w:tcPr>
            <w:tcW w:w="5072" w:type="dxa"/>
          </w:tcPr>
          <w:p w14:paraId="6C9D3901" w14:textId="00DE4CC6" w:rsidR="0014712E" w:rsidRPr="00B942BD" w:rsidRDefault="009C027E" w:rsidP="00E702D8">
            <w:pPr>
              <w:spacing w:after="120"/>
              <w:ind w:left="-106"/>
              <w:jc w:val="both"/>
            </w:pPr>
            <w:r w:rsidRPr="00B942BD">
              <w:t xml:space="preserve">Registar </w:t>
            </w:r>
            <w:r w:rsidR="00905573" w:rsidRPr="00B942BD">
              <w:t>Cliente</w:t>
            </w:r>
          </w:p>
        </w:tc>
      </w:tr>
      <w:tr w:rsidR="00D028D1" w:rsidRPr="00B942BD" w14:paraId="2585115C" w14:textId="77777777" w:rsidTr="008B0A22">
        <w:tc>
          <w:tcPr>
            <w:tcW w:w="1985" w:type="dxa"/>
          </w:tcPr>
          <w:p w14:paraId="426225CE" w14:textId="234A2916" w:rsidR="0014712E" w:rsidRPr="00B942BD" w:rsidRDefault="00866F65" w:rsidP="00E702D8">
            <w:pPr>
              <w:spacing w:after="120"/>
              <w:ind w:left="-112"/>
              <w:jc w:val="both"/>
              <w:rPr>
                <w:b/>
              </w:rPr>
            </w:pPr>
            <w:proofErr w:type="spellStart"/>
            <w:r w:rsidRPr="00B942BD">
              <w:rPr>
                <w:b/>
              </w:rPr>
              <w:t>Descrição</w:t>
            </w:r>
            <w:proofErr w:type="spellEnd"/>
          </w:p>
        </w:tc>
        <w:tc>
          <w:tcPr>
            <w:tcW w:w="5072" w:type="dxa"/>
          </w:tcPr>
          <w:p w14:paraId="4A5121A8" w14:textId="15867211" w:rsidR="0014712E" w:rsidRPr="00B942BD" w:rsidRDefault="008941F7" w:rsidP="00E702D8">
            <w:pPr>
              <w:spacing w:after="120"/>
              <w:ind w:left="-106"/>
              <w:jc w:val="both"/>
            </w:pPr>
            <w:r w:rsidRPr="00B942BD">
              <w:t xml:space="preserve">É o primeiro passo do sistema, permitindo a criação </w:t>
            </w:r>
            <w:r w:rsidR="00556584" w:rsidRPr="00B942BD">
              <w:t>do usuário.</w:t>
            </w:r>
          </w:p>
        </w:tc>
      </w:tr>
      <w:tr w:rsidR="00D028D1" w:rsidRPr="00B942BD" w14:paraId="7341EB87" w14:textId="77777777" w:rsidTr="008B0A22">
        <w:tc>
          <w:tcPr>
            <w:tcW w:w="1985" w:type="dxa"/>
          </w:tcPr>
          <w:p w14:paraId="7CF7BC67" w14:textId="2FC2D35E" w:rsidR="0014712E" w:rsidRPr="00B942BD" w:rsidRDefault="00866F65" w:rsidP="00E702D8">
            <w:pPr>
              <w:spacing w:after="120"/>
              <w:ind w:left="-112"/>
              <w:jc w:val="both"/>
              <w:rPr>
                <w:b/>
              </w:rPr>
            </w:pPr>
            <w:r w:rsidRPr="00B942BD">
              <w:rPr>
                <w:b/>
              </w:rPr>
              <w:t>Pré-</w:t>
            </w:r>
            <w:proofErr w:type="spellStart"/>
            <w:r w:rsidRPr="00B942BD">
              <w:rPr>
                <w:b/>
              </w:rPr>
              <w:t>condições</w:t>
            </w:r>
            <w:proofErr w:type="spellEnd"/>
          </w:p>
        </w:tc>
        <w:tc>
          <w:tcPr>
            <w:tcW w:w="5072" w:type="dxa"/>
          </w:tcPr>
          <w:p w14:paraId="4703AE48" w14:textId="693E8D6E" w:rsidR="0014712E" w:rsidRPr="00B942BD" w:rsidRDefault="00DC7245" w:rsidP="00E702D8">
            <w:pPr>
              <w:spacing w:after="120"/>
              <w:ind w:left="-106"/>
              <w:jc w:val="both"/>
            </w:pPr>
            <w:r w:rsidRPr="00B942BD">
              <w:t>O sistema é inc</w:t>
            </w:r>
            <w:r w:rsidR="00176065" w:rsidRPr="00B942BD">
              <w:t xml:space="preserve">lusivo para todos, sem registrações de idade </w:t>
            </w:r>
          </w:p>
        </w:tc>
      </w:tr>
      <w:tr w:rsidR="00D028D1" w:rsidRPr="00B942BD" w14:paraId="2DB40508" w14:textId="77777777" w:rsidTr="008B0A22">
        <w:tc>
          <w:tcPr>
            <w:tcW w:w="1985" w:type="dxa"/>
          </w:tcPr>
          <w:p w14:paraId="42F57F0C" w14:textId="62859A14" w:rsidR="0014712E" w:rsidRPr="00B942BD" w:rsidRDefault="00866F65" w:rsidP="00E702D8">
            <w:pPr>
              <w:spacing w:after="120"/>
              <w:ind w:left="-112"/>
              <w:jc w:val="both"/>
              <w:rPr>
                <w:b/>
              </w:rPr>
            </w:pPr>
            <w:r w:rsidRPr="00B942BD">
              <w:rPr>
                <w:b/>
              </w:rPr>
              <w:t>Pós</w:t>
            </w:r>
            <w:r w:rsidR="0063339C" w:rsidRPr="00B942BD">
              <w:rPr>
                <w:b/>
              </w:rPr>
              <w:t>-</w:t>
            </w:r>
            <w:proofErr w:type="spellStart"/>
            <w:r w:rsidR="0063339C" w:rsidRPr="00B942BD">
              <w:rPr>
                <w:b/>
              </w:rPr>
              <w:t>condições</w:t>
            </w:r>
            <w:proofErr w:type="spellEnd"/>
          </w:p>
        </w:tc>
        <w:tc>
          <w:tcPr>
            <w:tcW w:w="5072" w:type="dxa"/>
          </w:tcPr>
          <w:p w14:paraId="5F17C381" w14:textId="3E8BE092" w:rsidR="0014712E" w:rsidRPr="00B942BD" w:rsidRDefault="00AE0D7A" w:rsidP="00E702D8">
            <w:pPr>
              <w:spacing w:after="120"/>
              <w:ind w:left="-106"/>
              <w:jc w:val="both"/>
            </w:pPr>
            <w:r w:rsidRPr="00B942BD">
              <w:t xml:space="preserve">Após o </w:t>
            </w:r>
            <w:r w:rsidR="00BA5E5D" w:rsidRPr="00B942BD">
              <w:t xml:space="preserve">registo, o </w:t>
            </w:r>
            <w:r w:rsidR="00783AD2" w:rsidRPr="00B942BD">
              <w:t>cliente</w:t>
            </w:r>
            <w:r w:rsidR="00BA5E5D" w:rsidRPr="00B942BD">
              <w:t xml:space="preserve"> é armazenado no sistema e recebe um </w:t>
            </w:r>
            <w:r w:rsidR="00FE45D7" w:rsidRPr="00B942BD">
              <w:t>número</w:t>
            </w:r>
            <w:r w:rsidR="00BA5E5D" w:rsidRPr="00B942BD">
              <w:t xml:space="preserve"> de identificação </w:t>
            </w:r>
          </w:p>
        </w:tc>
      </w:tr>
      <w:tr w:rsidR="00D028D1" w:rsidRPr="00B942BD" w14:paraId="64D3264A" w14:textId="77777777" w:rsidTr="008B0A22">
        <w:tc>
          <w:tcPr>
            <w:tcW w:w="1985" w:type="dxa"/>
          </w:tcPr>
          <w:p w14:paraId="1845BF22" w14:textId="77777777" w:rsidR="00BC71EA" w:rsidRPr="00B942BD" w:rsidRDefault="0063339C" w:rsidP="00E702D8">
            <w:pPr>
              <w:spacing w:after="120"/>
              <w:ind w:left="-112"/>
              <w:jc w:val="both"/>
              <w:rPr>
                <w:b/>
              </w:rPr>
            </w:pPr>
            <w:proofErr w:type="spellStart"/>
            <w:r w:rsidRPr="00B942BD">
              <w:rPr>
                <w:b/>
              </w:rPr>
              <w:t>Fluxo</w:t>
            </w:r>
            <w:proofErr w:type="spellEnd"/>
            <w:r w:rsidRPr="00B942BD">
              <w:rPr>
                <w:b/>
              </w:rPr>
              <w:t xml:space="preserve"> </w:t>
            </w:r>
          </w:p>
          <w:p w14:paraId="6E31BD39" w14:textId="5B6A4E2B" w:rsidR="0014712E" w:rsidRPr="00B942BD" w:rsidRDefault="0063339C" w:rsidP="00E702D8">
            <w:pPr>
              <w:spacing w:after="120"/>
              <w:ind w:left="-112"/>
              <w:jc w:val="both"/>
              <w:rPr>
                <w:b/>
              </w:rPr>
            </w:pPr>
            <w:r w:rsidRPr="00B942BD">
              <w:rPr>
                <w:b/>
              </w:rPr>
              <w:t>Principal</w:t>
            </w:r>
          </w:p>
        </w:tc>
        <w:tc>
          <w:tcPr>
            <w:tcW w:w="5072" w:type="dxa"/>
          </w:tcPr>
          <w:p w14:paraId="649F3AFB" w14:textId="77777777" w:rsidR="00BC71EA" w:rsidRPr="00B942BD" w:rsidRDefault="00BC71EA" w:rsidP="00E702D8">
            <w:pPr>
              <w:spacing w:after="120"/>
              <w:ind w:left="-106"/>
              <w:jc w:val="both"/>
            </w:pPr>
            <w:r w:rsidRPr="00B942BD">
              <w:t>1. Utilizador faz cadastro</w:t>
            </w:r>
          </w:p>
          <w:p w14:paraId="4BA6966F" w14:textId="77777777" w:rsidR="00BC71EA" w:rsidRPr="00B942BD" w:rsidRDefault="00BC71EA" w:rsidP="00E702D8">
            <w:pPr>
              <w:spacing w:after="120"/>
              <w:ind w:left="-106"/>
              <w:jc w:val="both"/>
            </w:pPr>
            <w:r w:rsidRPr="00B942BD">
              <w:t>2. Sistema cria o cliente</w:t>
            </w:r>
          </w:p>
          <w:p w14:paraId="50E605B4" w14:textId="33F7289F" w:rsidR="00BC71EA" w:rsidRPr="00B942BD" w:rsidRDefault="00BC71EA" w:rsidP="00E702D8">
            <w:pPr>
              <w:spacing w:after="120"/>
              <w:ind w:left="-106"/>
              <w:jc w:val="both"/>
            </w:pPr>
            <w:r w:rsidRPr="00B942BD">
              <w:t>3. Sistema gera automaticamente o</w:t>
            </w:r>
            <w:r w:rsidR="00E62B8E" w:rsidRPr="00B942BD">
              <w:t xml:space="preserve"> número de identificação</w:t>
            </w:r>
            <w:r w:rsidRPr="00B942BD">
              <w:t xml:space="preserve"> </w:t>
            </w:r>
            <w:r w:rsidR="00186E66" w:rsidRPr="00B942BD">
              <w:t>(</w:t>
            </w:r>
            <w:r w:rsidRPr="00B942BD">
              <w:t>ID</w:t>
            </w:r>
            <w:r w:rsidR="00186E66" w:rsidRPr="00B942BD">
              <w:t>)</w:t>
            </w:r>
          </w:p>
          <w:p w14:paraId="23759B04" w14:textId="77777777" w:rsidR="00BC71EA" w:rsidRPr="00B942BD" w:rsidRDefault="00BC71EA" w:rsidP="00E702D8">
            <w:pPr>
              <w:spacing w:after="120"/>
              <w:ind w:left="-106"/>
              <w:jc w:val="both"/>
            </w:pPr>
            <w:r w:rsidRPr="00B942BD">
              <w:t>4. Cliente fica registado</w:t>
            </w:r>
          </w:p>
          <w:p w14:paraId="05353231" w14:textId="5290EA81" w:rsidR="001439A1" w:rsidRPr="00B942BD" w:rsidRDefault="00BC71EA" w:rsidP="00E702D8">
            <w:pPr>
              <w:spacing w:after="120"/>
              <w:ind w:left="-106"/>
              <w:jc w:val="both"/>
            </w:pPr>
            <w:r w:rsidRPr="00B942BD">
              <w:t>5. Sistema devolve o número de identificação</w:t>
            </w:r>
            <w:r w:rsidR="00E62B8E" w:rsidRPr="00B942BD">
              <w:t xml:space="preserve"> (ID)</w:t>
            </w:r>
          </w:p>
        </w:tc>
      </w:tr>
      <w:tr w:rsidR="000760A6" w:rsidRPr="0028419A" w14:paraId="79D3156E" w14:textId="77777777" w:rsidTr="008B0A22">
        <w:tc>
          <w:tcPr>
            <w:tcW w:w="1985" w:type="dxa"/>
          </w:tcPr>
          <w:p w14:paraId="1370D055" w14:textId="594431E5" w:rsidR="0014712E" w:rsidRPr="00B942BD" w:rsidRDefault="0063339C" w:rsidP="00E702D8">
            <w:pPr>
              <w:spacing w:after="120"/>
              <w:ind w:left="-112"/>
              <w:jc w:val="both"/>
              <w:rPr>
                <w:b/>
              </w:rPr>
            </w:pPr>
            <w:proofErr w:type="spellStart"/>
            <w:r w:rsidRPr="00B942BD">
              <w:rPr>
                <w:b/>
              </w:rPr>
              <w:t>Fluxos</w:t>
            </w:r>
            <w:proofErr w:type="spellEnd"/>
            <w:r w:rsidRPr="00B942BD">
              <w:rPr>
                <w:b/>
              </w:rPr>
              <w:t xml:space="preserve"> Alternativos</w:t>
            </w:r>
          </w:p>
        </w:tc>
        <w:tc>
          <w:tcPr>
            <w:tcW w:w="5072" w:type="dxa"/>
          </w:tcPr>
          <w:p w14:paraId="59ACB7A8" w14:textId="77777777" w:rsidR="0009467D" w:rsidRPr="00B942BD" w:rsidRDefault="0009467D" w:rsidP="00E702D8">
            <w:pPr>
              <w:spacing w:after="120"/>
              <w:ind w:left="-106"/>
              <w:jc w:val="both"/>
            </w:pPr>
            <w:r w:rsidRPr="00B942BD">
              <w:t xml:space="preserve">2a. Nome inválido  </w:t>
            </w:r>
          </w:p>
          <w:p w14:paraId="1099936F" w14:textId="168DD18C" w:rsidR="0009467D" w:rsidRPr="00B942BD" w:rsidRDefault="0009467D" w:rsidP="00E702D8">
            <w:pPr>
              <w:spacing w:after="120"/>
              <w:ind w:left="-106"/>
              <w:jc w:val="both"/>
            </w:pPr>
            <w:r w:rsidRPr="00B942BD">
              <w:t xml:space="preserve">2a1. Sistema rejeita o registo  </w:t>
            </w:r>
          </w:p>
          <w:p w14:paraId="6EB9BB73" w14:textId="77777777" w:rsidR="0009467D" w:rsidRPr="00B942BD" w:rsidRDefault="0009467D" w:rsidP="00E702D8">
            <w:pPr>
              <w:spacing w:after="120"/>
              <w:ind w:left="-106"/>
              <w:jc w:val="both"/>
            </w:pPr>
            <w:r w:rsidRPr="00B942BD">
              <w:t xml:space="preserve">2a2. Sistema informa erro  </w:t>
            </w:r>
          </w:p>
          <w:p w14:paraId="030CB0CE" w14:textId="77777777" w:rsidR="0009467D" w:rsidRPr="00B942BD" w:rsidRDefault="0009467D" w:rsidP="00E702D8">
            <w:pPr>
              <w:spacing w:after="120"/>
              <w:ind w:left="-106"/>
              <w:jc w:val="both"/>
            </w:pPr>
            <w:r w:rsidRPr="00B942BD">
              <w:t xml:space="preserve">2b. Contacto inválido  </w:t>
            </w:r>
          </w:p>
          <w:p w14:paraId="18E76FF5" w14:textId="77777777" w:rsidR="0009467D" w:rsidRPr="00B942BD" w:rsidRDefault="0009467D" w:rsidP="00E702D8">
            <w:pPr>
              <w:spacing w:after="120"/>
              <w:ind w:left="-106"/>
              <w:jc w:val="both"/>
            </w:pPr>
            <w:r w:rsidRPr="00B942BD">
              <w:t xml:space="preserve">2b1. Sistema rejeita registo  </w:t>
            </w:r>
          </w:p>
          <w:p w14:paraId="0F1BAD7B" w14:textId="77777777" w:rsidR="0009467D" w:rsidRPr="00B942BD" w:rsidRDefault="0009467D" w:rsidP="00E702D8">
            <w:pPr>
              <w:spacing w:after="120"/>
              <w:ind w:left="-106"/>
              <w:jc w:val="both"/>
            </w:pPr>
            <w:r w:rsidRPr="00B942BD">
              <w:t xml:space="preserve">2c. Contacto Já existe  </w:t>
            </w:r>
          </w:p>
          <w:p w14:paraId="69F5127C" w14:textId="7346D80A" w:rsidR="0014712E" w:rsidRPr="00B942BD" w:rsidRDefault="0009467D" w:rsidP="00E702D8">
            <w:pPr>
              <w:spacing w:after="120"/>
              <w:ind w:left="-106"/>
              <w:jc w:val="both"/>
            </w:pPr>
            <w:r w:rsidRPr="00B942BD">
              <w:t>2c1. Sistema rejeita registo</w:t>
            </w:r>
          </w:p>
        </w:tc>
      </w:tr>
      <w:tr w:rsidR="00D028D1" w:rsidRPr="00B942BD" w14:paraId="396CAD29" w14:textId="77777777" w:rsidTr="008B0A22">
        <w:tc>
          <w:tcPr>
            <w:tcW w:w="1985" w:type="dxa"/>
          </w:tcPr>
          <w:p w14:paraId="06482BCB" w14:textId="77777777" w:rsidR="00186E66" w:rsidRPr="00B942BD" w:rsidRDefault="0063339C" w:rsidP="00E702D8">
            <w:pPr>
              <w:spacing w:after="120"/>
              <w:ind w:left="-112"/>
              <w:jc w:val="both"/>
              <w:rPr>
                <w:b/>
              </w:rPr>
            </w:pPr>
            <w:proofErr w:type="spellStart"/>
            <w:r w:rsidRPr="00B942BD">
              <w:rPr>
                <w:b/>
              </w:rPr>
              <w:t>Regras</w:t>
            </w:r>
            <w:proofErr w:type="spellEnd"/>
            <w:r w:rsidRPr="00B942BD">
              <w:rPr>
                <w:b/>
              </w:rPr>
              <w:t xml:space="preserve"> </w:t>
            </w:r>
          </w:p>
          <w:p w14:paraId="31EA1CDD" w14:textId="2BDE329B" w:rsidR="0014712E" w:rsidRPr="00B942BD" w:rsidRDefault="0063339C" w:rsidP="00E702D8">
            <w:pPr>
              <w:spacing w:after="120"/>
              <w:ind w:left="-112"/>
              <w:jc w:val="both"/>
              <w:rPr>
                <w:b/>
              </w:rPr>
            </w:pPr>
            <w:r w:rsidRPr="00B942BD">
              <w:rPr>
                <w:b/>
              </w:rPr>
              <w:t>de Negócios</w:t>
            </w:r>
          </w:p>
        </w:tc>
        <w:tc>
          <w:tcPr>
            <w:tcW w:w="5072" w:type="dxa"/>
          </w:tcPr>
          <w:p w14:paraId="7D622685" w14:textId="17B8804A" w:rsidR="0014712E" w:rsidRPr="00B942BD" w:rsidRDefault="0F7ED998" w:rsidP="00E702D8">
            <w:pPr>
              <w:spacing w:after="120"/>
              <w:ind w:left="-106"/>
              <w:jc w:val="both"/>
            </w:pPr>
            <w:r w:rsidRPr="00B942BD">
              <w:t xml:space="preserve">Só é </w:t>
            </w:r>
            <w:r w:rsidR="72868B3E" w:rsidRPr="00B942BD">
              <w:t>possível</w:t>
            </w:r>
            <w:r w:rsidRPr="00B942BD">
              <w:t xml:space="preserve"> fazer o cadastro uma vez</w:t>
            </w:r>
            <w:r w:rsidR="33D9FC2A" w:rsidRPr="00B942BD">
              <w:t>.</w:t>
            </w:r>
          </w:p>
        </w:tc>
      </w:tr>
    </w:tbl>
    <w:p w14:paraId="241A8BFA" w14:textId="77777777" w:rsidR="00DF49E4" w:rsidRPr="00B942BD" w:rsidRDefault="00DF49E4" w:rsidP="001661C4">
      <w:pPr>
        <w:spacing w:after="120"/>
        <w:ind w:left="-284"/>
        <w:jc w:val="both"/>
      </w:pPr>
    </w:p>
    <w:p w14:paraId="627A6E13" w14:textId="77777777" w:rsidR="00D35076" w:rsidRPr="00B942BD" w:rsidRDefault="00D35076" w:rsidP="001661C4">
      <w:pPr>
        <w:spacing w:after="120"/>
        <w:ind w:left="-284"/>
        <w:jc w:val="both"/>
      </w:pPr>
    </w:p>
    <w:p w14:paraId="26CC714F" w14:textId="150F1F84" w:rsidR="00403BDF" w:rsidRPr="00B9576E" w:rsidRDefault="00111DA1" w:rsidP="001661C4">
      <w:pPr>
        <w:keepNext/>
        <w:spacing w:before="240" w:after="120"/>
        <w:ind w:left="-284"/>
        <w:rPr>
          <w:lang w:val="pt-BR"/>
        </w:rPr>
      </w:pPr>
      <w:r w:rsidRPr="00B9576E">
        <w:rPr>
          <w:b/>
          <w:lang w:val="pt-BR"/>
        </w:rPr>
        <w:t>6.2.</w:t>
      </w:r>
      <w:r w:rsidR="001438AC" w:rsidRPr="00B9576E">
        <w:rPr>
          <w:b/>
          <w:lang w:val="pt-BR"/>
        </w:rPr>
        <w:t>2</w:t>
      </w:r>
      <w:r w:rsidRPr="00B9576E">
        <w:rPr>
          <w:lang w:val="pt-BR"/>
        </w:rPr>
        <w:tab/>
      </w:r>
      <w:r w:rsidR="00832E6F" w:rsidRPr="00B9576E">
        <w:rPr>
          <w:b/>
          <w:bCs/>
          <w:lang w:val="pt-BR"/>
        </w:rPr>
        <w:t>UC</w:t>
      </w:r>
      <w:r w:rsidRPr="00B9576E">
        <w:rPr>
          <w:b/>
          <w:lang w:val="pt-BR"/>
        </w:rPr>
        <w:t xml:space="preserve"> </w:t>
      </w:r>
      <w:r w:rsidR="00921796" w:rsidRPr="00B9576E">
        <w:rPr>
          <w:b/>
          <w:lang w:val="pt-BR"/>
        </w:rPr>
        <w:t>2</w:t>
      </w:r>
      <w:r w:rsidRPr="00B9576E">
        <w:rPr>
          <w:b/>
          <w:lang w:val="pt-BR"/>
        </w:rPr>
        <w:t xml:space="preserve"> — Criar Encomenda</w:t>
      </w:r>
    </w:p>
    <w:p w14:paraId="7945CB03" w14:textId="6B179ED7" w:rsidR="00D8480F" w:rsidRPr="00B9576E" w:rsidRDefault="00D8480F" w:rsidP="00D8480F">
      <w:pPr>
        <w:spacing w:before="120" w:after="120"/>
        <w:ind w:left="-284"/>
        <w:rPr>
          <w:lang w:val="pt-BR"/>
        </w:rPr>
      </w:pPr>
      <w:r w:rsidRPr="00B9576E">
        <w:rPr>
          <w:lang w:val="pt-BR"/>
        </w:rPr>
        <w:t xml:space="preserve">A Tabela </w:t>
      </w:r>
      <w:r w:rsidR="00B9576E" w:rsidRPr="00B9576E">
        <w:rPr>
          <w:lang w:val="pt-BR"/>
        </w:rPr>
        <w:t>3</w:t>
      </w:r>
      <w:r w:rsidRPr="00B9576E">
        <w:rPr>
          <w:lang w:val="pt-BR"/>
        </w:rPr>
        <w:t xml:space="preserve">, mostra as especificações do </w:t>
      </w:r>
      <w:r w:rsidR="00DF38F7" w:rsidRPr="00B9576E">
        <w:rPr>
          <w:lang w:val="pt-BR"/>
        </w:rPr>
        <w:t>caso de uso Criar Encomenda.</w:t>
      </w:r>
    </w:p>
    <w:p w14:paraId="1DDEAECD" w14:textId="14891698" w:rsidR="005140D9" w:rsidRPr="00B942BD" w:rsidRDefault="005140D9" w:rsidP="00CA3BC8">
      <w:pPr>
        <w:spacing w:before="120" w:after="120"/>
        <w:ind w:left="-284"/>
      </w:pPr>
      <w:proofErr w:type="spellStart"/>
      <w:r w:rsidRPr="00B942BD">
        <w:rPr>
          <w:b/>
          <w:sz w:val="18"/>
          <w:szCs w:val="18"/>
        </w:rPr>
        <w:t>Tabela</w:t>
      </w:r>
      <w:proofErr w:type="spellEnd"/>
      <w:r w:rsidRPr="00B942BD">
        <w:rPr>
          <w:b/>
          <w:sz w:val="18"/>
          <w:szCs w:val="18"/>
        </w:rPr>
        <w:t xml:space="preserve"> </w:t>
      </w:r>
      <w:r w:rsidR="00B9576E">
        <w:rPr>
          <w:b/>
          <w:sz w:val="18"/>
          <w:szCs w:val="18"/>
        </w:rPr>
        <w:t>3</w:t>
      </w:r>
      <w:r w:rsidRPr="00B942BD">
        <w:rPr>
          <w:b/>
          <w:sz w:val="18"/>
          <w:szCs w:val="18"/>
        </w:rPr>
        <w:t xml:space="preserve">. </w:t>
      </w:r>
      <w:r w:rsidR="00B400E5" w:rsidRPr="00B942BD">
        <w:t>Especificação do caso de uso criar encomenda.</w:t>
      </w:r>
    </w:p>
    <w:tbl>
      <w:tblPr>
        <w:tblW w:w="6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121"/>
      </w:tblGrid>
      <w:tr w:rsidR="00A76FDC" w14:paraId="6EE02DA7"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23AEDB" w14:textId="77777777" w:rsidR="00403BDF" w:rsidRDefault="00111DA1" w:rsidP="00E702D8">
            <w:pPr>
              <w:ind w:left="-120" w:right="-21"/>
            </w:pPr>
            <w:r>
              <w:rPr>
                <w:b/>
                <w:bCs/>
              </w:rPr>
              <w:t>Ator Principal</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F7C227" w14:textId="77777777" w:rsidR="00403BDF" w:rsidRDefault="00111DA1" w:rsidP="00E702D8">
            <w:pPr>
              <w:ind w:left="-76"/>
            </w:pPr>
            <w:proofErr w:type="spellStart"/>
            <w:r>
              <w:t>Cliente</w:t>
            </w:r>
            <w:proofErr w:type="spellEnd"/>
          </w:p>
        </w:tc>
      </w:tr>
      <w:tr w:rsidR="00A76FDC" w14:paraId="49248C1A"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44578E" w14:textId="77777777" w:rsidR="00403BDF" w:rsidRDefault="00111DA1" w:rsidP="00E702D8">
            <w:pPr>
              <w:ind w:left="-120" w:right="-21"/>
            </w:pPr>
            <w:r>
              <w:rPr>
                <w:b/>
                <w:bCs/>
              </w:rPr>
              <w:t>Nome</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DFAE0A" w14:textId="77777777" w:rsidR="00403BDF" w:rsidRDefault="00111DA1" w:rsidP="00E702D8">
            <w:pPr>
              <w:ind w:left="-76"/>
            </w:pPr>
            <w:proofErr w:type="spellStart"/>
            <w:r>
              <w:t>Criar</w:t>
            </w:r>
            <w:proofErr w:type="spellEnd"/>
            <w:r>
              <w:t xml:space="preserve"> </w:t>
            </w:r>
            <w:proofErr w:type="spellStart"/>
            <w:r>
              <w:t>Encomenda</w:t>
            </w:r>
            <w:proofErr w:type="spellEnd"/>
          </w:p>
        </w:tc>
      </w:tr>
      <w:tr w:rsidR="00A76FDC" w:rsidRPr="00B942BD" w14:paraId="2C4B77D7"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1F8C74" w14:textId="77777777" w:rsidR="00403BDF" w:rsidRDefault="00111DA1" w:rsidP="00E702D8">
            <w:pPr>
              <w:ind w:left="-120" w:right="-21"/>
            </w:pPr>
            <w:proofErr w:type="spellStart"/>
            <w:r>
              <w:rPr>
                <w:b/>
                <w:bCs/>
              </w:rPr>
              <w:t>Descrição</w:t>
            </w:r>
            <w:proofErr w:type="spellEnd"/>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5BEACC" w14:textId="77777777" w:rsidR="00403BDF" w:rsidRPr="00B942BD" w:rsidRDefault="00111DA1" w:rsidP="00E702D8">
            <w:pPr>
              <w:ind w:left="-76"/>
            </w:pPr>
            <w:r w:rsidRPr="00B942BD">
              <w:t>Permite ao cliente criar uma nova encomenda no sistema, definindo o depósito de origem e o depósito de destino do transporte.</w:t>
            </w:r>
          </w:p>
        </w:tc>
      </w:tr>
      <w:tr w:rsidR="00A76FDC" w:rsidRPr="00B942BD" w14:paraId="0DF4E3CC"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4143E0" w14:textId="77777777" w:rsidR="00403BDF" w:rsidRDefault="00111DA1" w:rsidP="00E702D8">
            <w:pPr>
              <w:ind w:left="-120" w:right="-21"/>
            </w:pPr>
            <w:r>
              <w:rPr>
                <w:b/>
                <w:bCs/>
              </w:rPr>
              <w:t>Pré-</w:t>
            </w:r>
            <w:proofErr w:type="spellStart"/>
            <w:r>
              <w:rPr>
                <w:b/>
                <w:bCs/>
              </w:rPr>
              <w:t>condições</w:t>
            </w:r>
            <w:proofErr w:type="spellEnd"/>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D5E13B" w14:textId="77777777" w:rsidR="00403BDF" w:rsidRPr="00B942BD" w:rsidRDefault="00111DA1" w:rsidP="00E702D8">
            <w:pPr>
              <w:spacing w:after="40"/>
              <w:ind w:left="-76"/>
            </w:pPr>
            <w:r w:rsidRPr="00B942BD">
              <w:t>O cliente deverá encontrar-se registado no sistema.</w:t>
            </w:r>
          </w:p>
          <w:p w14:paraId="582E941C" w14:textId="77777777" w:rsidR="00403BDF" w:rsidRPr="00B942BD" w:rsidRDefault="00111DA1" w:rsidP="00E702D8">
            <w:pPr>
              <w:spacing w:after="40"/>
              <w:ind w:left="-76"/>
            </w:pPr>
            <w:r w:rsidRPr="00B942BD">
              <w:t>Deverão existir, pelo menos, dois depósitos disponíveis.</w:t>
            </w:r>
          </w:p>
        </w:tc>
      </w:tr>
      <w:tr w:rsidR="00A76FDC" w:rsidRPr="00B942BD" w14:paraId="6041D215"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D3B2A0" w14:textId="77777777" w:rsidR="00403BDF" w:rsidRDefault="00111DA1" w:rsidP="00E702D8">
            <w:pPr>
              <w:ind w:left="-120" w:right="-21"/>
            </w:pPr>
            <w:r>
              <w:rPr>
                <w:b/>
                <w:bCs/>
              </w:rPr>
              <w:t>Pós-</w:t>
            </w:r>
            <w:proofErr w:type="spellStart"/>
            <w:r>
              <w:rPr>
                <w:b/>
                <w:bCs/>
              </w:rPr>
              <w:t>condições</w:t>
            </w:r>
            <w:proofErr w:type="spellEnd"/>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78495E" w14:textId="77777777" w:rsidR="00403BDF" w:rsidRPr="00B942BD" w:rsidRDefault="00111DA1" w:rsidP="00E702D8">
            <w:pPr>
              <w:spacing w:after="40"/>
              <w:ind w:left="-76"/>
            </w:pPr>
            <w:r w:rsidRPr="00B942BD">
              <w:t>A encomenda fica registada no sistema.</w:t>
            </w:r>
          </w:p>
          <w:p w14:paraId="5BA35930" w14:textId="77777777" w:rsidR="00403BDF" w:rsidRPr="00B942BD" w:rsidRDefault="00111DA1" w:rsidP="00E702D8">
            <w:pPr>
              <w:spacing w:after="40"/>
              <w:ind w:left="-76"/>
            </w:pPr>
            <w:r w:rsidRPr="00B942BD">
              <w:t>Um veículo disponível é associado automaticamente à encomenda.</w:t>
            </w:r>
          </w:p>
          <w:p w14:paraId="24A16F91" w14:textId="77777777" w:rsidR="00403BDF" w:rsidRPr="00B942BD" w:rsidRDefault="00111DA1" w:rsidP="00E702D8">
            <w:pPr>
              <w:spacing w:after="40"/>
              <w:ind w:left="-76"/>
            </w:pPr>
            <w:r w:rsidRPr="00B942BD">
              <w:t>O estado inicial da encomenda é definido.</w:t>
            </w:r>
          </w:p>
        </w:tc>
      </w:tr>
      <w:tr w:rsidR="00A76FDC" w:rsidRPr="00B942BD" w14:paraId="53F00443"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25699C" w14:textId="77777777" w:rsidR="00403BDF" w:rsidRDefault="00111DA1" w:rsidP="00E702D8">
            <w:pPr>
              <w:ind w:left="-120" w:right="-21"/>
            </w:pPr>
            <w:proofErr w:type="spellStart"/>
            <w:r>
              <w:rPr>
                <w:b/>
                <w:bCs/>
              </w:rPr>
              <w:t>Fluxo</w:t>
            </w:r>
            <w:proofErr w:type="spellEnd"/>
            <w:r>
              <w:rPr>
                <w:b/>
                <w:bCs/>
              </w:rPr>
              <w:t xml:space="preserve"> Principal</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517AC9" w14:textId="77777777" w:rsidR="00403BDF" w:rsidRPr="00B942BD" w:rsidRDefault="00111DA1" w:rsidP="00E702D8">
            <w:pPr>
              <w:spacing w:after="40"/>
              <w:ind w:left="-76"/>
            </w:pPr>
            <w:r w:rsidRPr="00B942BD">
              <w:t>1. O cliente inicia o processo de criação de encomenda.</w:t>
            </w:r>
          </w:p>
          <w:p w14:paraId="06E04731" w14:textId="77777777" w:rsidR="00403BDF" w:rsidRPr="00B942BD" w:rsidRDefault="00111DA1" w:rsidP="00E702D8">
            <w:pPr>
              <w:spacing w:after="40"/>
              <w:ind w:left="-76"/>
            </w:pPr>
            <w:r w:rsidRPr="00B942BD">
              <w:t>2. O sistema solicita os dados da encomenda.</w:t>
            </w:r>
          </w:p>
          <w:p w14:paraId="6517D1EE" w14:textId="77777777" w:rsidR="00403BDF" w:rsidRPr="00B942BD" w:rsidRDefault="00111DA1" w:rsidP="00E702D8">
            <w:pPr>
              <w:spacing w:after="40"/>
              <w:ind w:left="-76"/>
            </w:pPr>
            <w:r w:rsidRPr="00B942BD">
              <w:t>3. O cliente seleciona o depósito de origem.</w:t>
            </w:r>
          </w:p>
          <w:p w14:paraId="5DDD7AF7" w14:textId="77777777" w:rsidR="00403BDF" w:rsidRPr="00B942BD" w:rsidRDefault="00111DA1" w:rsidP="00E702D8">
            <w:pPr>
              <w:spacing w:after="40"/>
              <w:ind w:left="-76"/>
            </w:pPr>
            <w:r w:rsidRPr="00B942BD">
              <w:t>4. O cliente seleciona o depósito de destino.</w:t>
            </w:r>
          </w:p>
          <w:p w14:paraId="14C337F7" w14:textId="77777777" w:rsidR="00403BDF" w:rsidRPr="00B942BD" w:rsidRDefault="00111DA1" w:rsidP="00E702D8">
            <w:pPr>
              <w:spacing w:after="40"/>
              <w:ind w:left="-76"/>
            </w:pPr>
            <w:r w:rsidRPr="00B942BD">
              <w:t xml:space="preserve">5. O sistema valida e regista </w:t>
            </w:r>
            <w:proofErr w:type="gramStart"/>
            <w:r w:rsidRPr="00B942BD">
              <w:t>a</w:t>
            </w:r>
            <w:proofErr w:type="gramEnd"/>
            <w:r w:rsidRPr="00B942BD">
              <w:t xml:space="preserve"> encomenda.</w:t>
            </w:r>
          </w:p>
          <w:p w14:paraId="2046B73B" w14:textId="77777777" w:rsidR="00403BDF" w:rsidRPr="00B942BD" w:rsidRDefault="00111DA1" w:rsidP="00E702D8">
            <w:pPr>
              <w:spacing w:after="40"/>
              <w:ind w:left="-76"/>
            </w:pPr>
            <w:r w:rsidRPr="00B942BD">
              <w:t>6. O sistema atribui automaticamente um veículo disponível.</w:t>
            </w:r>
          </w:p>
        </w:tc>
      </w:tr>
      <w:tr w:rsidR="00A76FDC" w:rsidRPr="00B942BD" w14:paraId="31775ECE"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E0502A" w14:textId="77777777" w:rsidR="00403BDF" w:rsidRDefault="00111DA1" w:rsidP="00E702D8">
            <w:pPr>
              <w:ind w:left="-120" w:right="-21"/>
            </w:pPr>
            <w:proofErr w:type="spellStart"/>
            <w:r>
              <w:rPr>
                <w:b/>
                <w:bCs/>
              </w:rPr>
              <w:t>Fluxos</w:t>
            </w:r>
            <w:proofErr w:type="spellEnd"/>
            <w:r>
              <w:rPr>
                <w:b/>
                <w:bCs/>
              </w:rPr>
              <w:t xml:space="preserve"> Alternativos</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701C38" w14:textId="77777777" w:rsidR="00403BDF" w:rsidRPr="00B942BD" w:rsidRDefault="00111DA1" w:rsidP="00E702D8">
            <w:pPr>
              <w:spacing w:after="40"/>
              <w:ind w:left="-76"/>
            </w:pPr>
            <w:r w:rsidRPr="00B942BD">
              <w:t>5a. Dados da encomenda inválidos ou incompletos: o sistema solicita a correção das informações antes de prosseguir.</w:t>
            </w:r>
          </w:p>
          <w:p w14:paraId="00F77CB2" w14:textId="77777777" w:rsidR="00403BDF" w:rsidRPr="00B942BD" w:rsidRDefault="00111DA1" w:rsidP="00E702D8">
            <w:pPr>
              <w:spacing w:after="40"/>
              <w:ind w:left="-76"/>
            </w:pPr>
            <w:r w:rsidRPr="00B942BD">
              <w:t>6a. Não existem veículos disponíveis: o sistema regista a encomenda com estado pendente e informa o cliente dessa situação.</w:t>
            </w:r>
          </w:p>
        </w:tc>
      </w:tr>
      <w:tr w:rsidR="00A76FDC" w:rsidRPr="00B942BD" w14:paraId="093A4290"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7CC9C5" w14:textId="77777777" w:rsidR="00403BDF" w:rsidRDefault="00111DA1" w:rsidP="00E702D8">
            <w:pPr>
              <w:ind w:left="-120" w:right="-21"/>
            </w:pPr>
            <w:proofErr w:type="spellStart"/>
            <w:r>
              <w:rPr>
                <w:b/>
                <w:bCs/>
              </w:rPr>
              <w:t>Regras</w:t>
            </w:r>
            <w:proofErr w:type="spellEnd"/>
            <w:r>
              <w:rPr>
                <w:b/>
                <w:bCs/>
              </w:rPr>
              <w:t xml:space="preserve"> de </w:t>
            </w:r>
            <w:proofErr w:type="spellStart"/>
            <w:r>
              <w:rPr>
                <w:b/>
                <w:bCs/>
              </w:rPr>
              <w:t>Negócio</w:t>
            </w:r>
            <w:proofErr w:type="spellEnd"/>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55741B" w14:textId="77777777" w:rsidR="00403BDF" w:rsidRPr="00B942BD" w:rsidRDefault="00111DA1" w:rsidP="00E702D8">
            <w:pPr>
              <w:spacing w:after="40"/>
              <w:ind w:left="-76"/>
            </w:pPr>
            <w:r w:rsidRPr="00B942BD">
              <w:t>O depósito de origem e o depósito de destino têm de ser distintos.</w:t>
            </w:r>
          </w:p>
          <w:p w14:paraId="2253F066" w14:textId="77777777" w:rsidR="00403BDF" w:rsidRPr="00B942BD" w:rsidRDefault="00111DA1" w:rsidP="00E702D8">
            <w:pPr>
              <w:spacing w:after="40"/>
              <w:ind w:left="-76"/>
            </w:pPr>
            <w:r w:rsidRPr="00B942BD">
              <w:t>O peso da encomenda tem de ser superior a zero.</w:t>
            </w:r>
          </w:p>
        </w:tc>
      </w:tr>
    </w:tbl>
    <w:p w14:paraId="0DB78783" w14:textId="3C091775" w:rsidR="00403BDF" w:rsidRPr="00A76FDC" w:rsidRDefault="00111DA1" w:rsidP="001661C4">
      <w:pPr>
        <w:keepNext/>
        <w:spacing w:before="240" w:after="120"/>
        <w:ind w:left="-284"/>
        <w:rPr>
          <w:b/>
          <w:lang w:val="pt-BR"/>
        </w:rPr>
      </w:pPr>
      <w:r w:rsidRPr="00A76FDC">
        <w:rPr>
          <w:b/>
          <w:lang w:val="pt-BR"/>
        </w:rPr>
        <w:t>6.2.</w:t>
      </w:r>
      <w:r w:rsidR="00D3530B" w:rsidRPr="00A76FDC">
        <w:rPr>
          <w:b/>
          <w:lang w:val="pt-BR"/>
        </w:rPr>
        <w:t>3</w:t>
      </w:r>
      <w:r w:rsidRPr="00A76FDC">
        <w:rPr>
          <w:b/>
          <w:lang w:val="pt-BR"/>
        </w:rPr>
        <w:tab/>
      </w:r>
      <w:r w:rsidR="00832E6F" w:rsidRPr="00A76FDC">
        <w:rPr>
          <w:b/>
          <w:lang w:val="pt-BR"/>
        </w:rPr>
        <w:t>UC</w:t>
      </w:r>
      <w:r w:rsidRPr="00A76FDC">
        <w:rPr>
          <w:b/>
          <w:lang w:val="pt-BR"/>
        </w:rPr>
        <w:t xml:space="preserve"> </w:t>
      </w:r>
      <w:r w:rsidR="00D3530B" w:rsidRPr="00A76FDC">
        <w:rPr>
          <w:b/>
          <w:lang w:val="pt-BR"/>
        </w:rPr>
        <w:t>3</w:t>
      </w:r>
      <w:r w:rsidRPr="00A76FDC">
        <w:rPr>
          <w:b/>
          <w:lang w:val="pt-BR"/>
        </w:rPr>
        <w:t xml:space="preserve"> — Consultar Estado da Encomenda</w:t>
      </w:r>
    </w:p>
    <w:p w14:paraId="0BE1E5EA" w14:textId="2537719A" w:rsidR="0028419A" w:rsidRPr="00B9576E" w:rsidRDefault="006F563D" w:rsidP="001661C4">
      <w:pPr>
        <w:keepNext/>
        <w:spacing w:before="240" w:after="120"/>
        <w:ind w:left="-284"/>
        <w:rPr>
          <w:lang w:val="pt-BR"/>
        </w:rPr>
      </w:pPr>
      <w:r w:rsidRPr="00B9576E">
        <w:rPr>
          <w:lang w:val="pt-BR"/>
        </w:rPr>
        <w:t>A</w:t>
      </w:r>
      <w:r w:rsidR="0028419A" w:rsidRPr="00B9576E">
        <w:rPr>
          <w:lang w:val="pt-BR"/>
        </w:rPr>
        <w:t xml:space="preserve"> tabela </w:t>
      </w:r>
      <w:r w:rsidR="00B9576E" w:rsidRPr="00B9576E">
        <w:rPr>
          <w:lang w:val="pt-BR"/>
        </w:rPr>
        <w:t>4</w:t>
      </w:r>
      <w:r w:rsidRPr="00B9576E">
        <w:rPr>
          <w:lang w:val="pt-BR"/>
        </w:rPr>
        <w:t xml:space="preserve">, </w:t>
      </w:r>
      <w:r w:rsidR="00F355CE" w:rsidRPr="00B9576E">
        <w:rPr>
          <w:lang w:val="pt-BR"/>
        </w:rPr>
        <w:t xml:space="preserve">mostra as especificações do caso de uso </w:t>
      </w:r>
      <w:r w:rsidRPr="00B9576E">
        <w:rPr>
          <w:lang w:val="pt-BR"/>
        </w:rPr>
        <w:t>Consultar Estado da Encomenda</w:t>
      </w:r>
      <w:r w:rsidR="00F355CE" w:rsidRPr="00B9576E">
        <w:rPr>
          <w:lang w:val="pt-BR"/>
        </w:rPr>
        <w:t>.</w:t>
      </w:r>
    </w:p>
    <w:p w14:paraId="03ED4158" w14:textId="5C7DFEB9" w:rsidR="00F355CE" w:rsidRPr="00B9576E" w:rsidRDefault="006F563D" w:rsidP="00CA3BC8">
      <w:pPr>
        <w:spacing w:before="120" w:after="120"/>
        <w:ind w:left="-284"/>
        <w:rPr>
          <w:b/>
          <w:sz w:val="18"/>
          <w:szCs w:val="18"/>
          <w:lang w:val="pt-BR"/>
        </w:rPr>
      </w:pPr>
      <w:r w:rsidRPr="00B9576E">
        <w:rPr>
          <w:b/>
          <w:sz w:val="18"/>
          <w:szCs w:val="18"/>
          <w:lang w:val="pt-BR"/>
        </w:rPr>
        <w:t xml:space="preserve">Tabela </w:t>
      </w:r>
      <w:r w:rsidR="00B9576E" w:rsidRPr="00B9576E">
        <w:rPr>
          <w:b/>
          <w:sz w:val="18"/>
          <w:szCs w:val="18"/>
          <w:lang w:val="pt-BR"/>
        </w:rPr>
        <w:t>4</w:t>
      </w:r>
      <w:r w:rsidRPr="00B9576E">
        <w:rPr>
          <w:b/>
          <w:sz w:val="18"/>
          <w:szCs w:val="18"/>
          <w:lang w:val="pt-BR"/>
        </w:rPr>
        <w:t>.</w:t>
      </w:r>
      <w:r w:rsidR="00E16349" w:rsidRPr="00B9576E">
        <w:rPr>
          <w:lang w:val="pt-BR"/>
        </w:rPr>
        <w:t xml:space="preserve"> Especificação </w:t>
      </w:r>
      <w:r w:rsidR="00B9576E" w:rsidRPr="00B9576E">
        <w:rPr>
          <w:lang w:val="pt-BR"/>
        </w:rPr>
        <w:t xml:space="preserve">do </w:t>
      </w:r>
      <w:r w:rsidR="00E16349" w:rsidRPr="00B9576E">
        <w:rPr>
          <w:lang w:val="pt-BR"/>
        </w:rPr>
        <w:t xml:space="preserve">caso de uso </w:t>
      </w:r>
      <w:r w:rsidR="00B9576E">
        <w:rPr>
          <w:lang w:val="pt-BR"/>
        </w:rPr>
        <w:t>c</w:t>
      </w:r>
      <w:r w:rsidR="00E16349" w:rsidRPr="00B9576E">
        <w:rPr>
          <w:lang w:val="pt-BR"/>
        </w:rPr>
        <w:t xml:space="preserve">onsultar </w:t>
      </w:r>
      <w:r w:rsidR="00B9576E">
        <w:rPr>
          <w:lang w:val="pt-BR"/>
        </w:rPr>
        <w:t>e</w:t>
      </w:r>
      <w:r w:rsidR="00E16349" w:rsidRPr="00B9576E">
        <w:rPr>
          <w:lang w:val="pt-BR"/>
        </w:rPr>
        <w:t xml:space="preserve">stado da </w:t>
      </w:r>
      <w:r w:rsidR="00B9576E">
        <w:rPr>
          <w:lang w:val="pt-BR"/>
        </w:rPr>
        <w:t>e</w:t>
      </w:r>
      <w:r w:rsidR="00E16349" w:rsidRPr="00B9576E">
        <w:rPr>
          <w:lang w:val="pt-BR"/>
        </w:rPr>
        <w:t>ncomenda</w:t>
      </w:r>
    </w:p>
    <w:tbl>
      <w:tblPr>
        <w:tblW w:w="706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7"/>
        <w:gridCol w:w="5121"/>
      </w:tblGrid>
      <w:tr w:rsidR="00AA34E7" w14:paraId="12CBE568" w14:textId="77777777" w:rsidTr="0003276A">
        <w:tc>
          <w:tcPr>
            <w:tcW w:w="194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D675DE" w14:textId="77777777" w:rsidR="00403BDF" w:rsidRDefault="00111DA1" w:rsidP="00736ED9">
            <w:pPr>
              <w:ind w:left="-120"/>
            </w:pPr>
            <w:r>
              <w:rPr>
                <w:b/>
                <w:bCs/>
              </w:rPr>
              <w:t>Ator Principal</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74B837" w14:textId="77777777" w:rsidR="00403BDF" w:rsidRDefault="00111DA1" w:rsidP="00736ED9">
            <w:pPr>
              <w:ind w:left="-82"/>
            </w:pPr>
            <w:proofErr w:type="spellStart"/>
            <w:r>
              <w:t>Cliente</w:t>
            </w:r>
            <w:proofErr w:type="spellEnd"/>
          </w:p>
        </w:tc>
      </w:tr>
      <w:tr w:rsidR="00AA34E7" w14:paraId="3F2B6E84" w14:textId="77777777" w:rsidTr="0003276A">
        <w:tc>
          <w:tcPr>
            <w:tcW w:w="194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2C8EF0" w14:textId="77777777" w:rsidR="00403BDF" w:rsidRDefault="00111DA1" w:rsidP="00736ED9">
            <w:pPr>
              <w:ind w:left="-120"/>
            </w:pPr>
            <w:r>
              <w:rPr>
                <w:b/>
                <w:bCs/>
              </w:rPr>
              <w:t>Nome</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7463F4" w14:textId="77777777" w:rsidR="00403BDF" w:rsidRDefault="00111DA1" w:rsidP="00736ED9">
            <w:pPr>
              <w:ind w:left="-82"/>
            </w:pPr>
            <w:proofErr w:type="spellStart"/>
            <w:r>
              <w:t>Consultar</w:t>
            </w:r>
            <w:proofErr w:type="spellEnd"/>
            <w:r>
              <w:t xml:space="preserve"> Estado da </w:t>
            </w:r>
            <w:proofErr w:type="spellStart"/>
            <w:r>
              <w:t>Encomenda</w:t>
            </w:r>
            <w:proofErr w:type="spellEnd"/>
          </w:p>
        </w:tc>
      </w:tr>
      <w:tr w:rsidR="00AA34E7" w:rsidRPr="00B942BD" w14:paraId="506DBE49" w14:textId="77777777" w:rsidTr="0003276A">
        <w:tc>
          <w:tcPr>
            <w:tcW w:w="194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3BA6DB" w14:textId="77777777" w:rsidR="00403BDF" w:rsidRDefault="00111DA1" w:rsidP="00736ED9">
            <w:pPr>
              <w:ind w:left="-120"/>
            </w:pPr>
            <w:proofErr w:type="spellStart"/>
            <w:r>
              <w:rPr>
                <w:b/>
                <w:bCs/>
              </w:rPr>
              <w:t>Descrição</w:t>
            </w:r>
            <w:proofErr w:type="spellEnd"/>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7CDE6D" w14:textId="77777777" w:rsidR="00403BDF" w:rsidRPr="00B942BD" w:rsidRDefault="00111DA1" w:rsidP="00736ED9">
            <w:pPr>
              <w:ind w:left="-82"/>
            </w:pPr>
            <w:r w:rsidRPr="00B942BD">
              <w:t>Permite ao cliente acompanhar o estado atual de uma encomenda sua, desde a recolha no depósito de origem até à entrega no destino.</w:t>
            </w:r>
          </w:p>
        </w:tc>
      </w:tr>
      <w:tr w:rsidR="00AA34E7" w:rsidRPr="00B942BD" w14:paraId="6033DF50" w14:textId="77777777" w:rsidTr="0003276A">
        <w:tc>
          <w:tcPr>
            <w:tcW w:w="194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29D1B3" w14:textId="77777777" w:rsidR="00403BDF" w:rsidRDefault="00111DA1" w:rsidP="00736ED9">
            <w:pPr>
              <w:ind w:left="-120"/>
            </w:pPr>
            <w:r>
              <w:rPr>
                <w:b/>
                <w:bCs/>
              </w:rPr>
              <w:t>Pré-</w:t>
            </w:r>
            <w:proofErr w:type="spellStart"/>
            <w:r>
              <w:rPr>
                <w:b/>
                <w:bCs/>
              </w:rPr>
              <w:t>condições</w:t>
            </w:r>
            <w:proofErr w:type="spellEnd"/>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5E8CC0" w14:textId="77777777" w:rsidR="00403BDF" w:rsidRPr="00B942BD" w:rsidRDefault="00111DA1" w:rsidP="00736ED9">
            <w:pPr>
              <w:spacing w:after="40"/>
              <w:ind w:left="-82"/>
            </w:pPr>
            <w:r w:rsidRPr="00B942BD">
              <w:t>O cliente deverá encontrar-se registado no sistema.</w:t>
            </w:r>
          </w:p>
          <w:p w14:paraId="0E4AA1F5" w14:textId="77777777" w:rsidR="00403BDF" w:rsidRPr="00B942BD" w:rsidRDefault="00111DA1" w:rsidP="00736ED9">
            <w:pPr>
              <w:spacing w:after="40"/>
              <w:ind w:left="-82"/>
            </w:pPr>
            <w:r w:rsidRPr="00B942BD">
              <w:t>A encomenda a consultar deverá estar associada a esse cliente.</w:t>
            </w:r>
          </w:p>
        </w:tc>
      </w:tr>
      <w:tr w:rsidR="00AA34E7" w:rsidRPr="00B942BD" w14:paraId="6AEBB2E6" w14:textId="77777777" w:rsidTr="0003276A">
        <w:tc>
          <w:tcPr>
            <w:tcW w:w="194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0AD974" w14:textId="77777777" w:rsidR="00403BDF" w:rsidRDefault="00111DA1" w:rsidP="00736ED9">
            <w:pPr>
              <w:ind w:left="-120"/>
            </w:pPr>
            <w:r>
              <w:rPr>
                <w:b/>
                <w:bCs/>
              </w:rPr>
              <w:t>Pós-</w:t>
            </w:r>
            <w:proofErr w:type="spellStart"/>
            <w:r>
              <w:rPr>
                <w:b/>
                <w:bCs/>
              </w:rPr>
              <w:t>condições</w:t>
            </w:r>
            <w:proofErr w:type="spellEnd"/>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45055D" w14:textId="77777777" w:rsidR="00403BDF" w:rsidRPr="00B942BD" w:rsidRDefault="00111DA1" w:rsidP="00736ED9">
            <w:pPr>
              <w:spacing w:after="40"/>
              <w:ind w:left="-82"/>
            </w:pPr>
            <w:r w:rsidRPr="00B942BD">
              <w:t>O cliente obtém a informação atualizada sobre o estado da encomenda.</w:t>
            </w:r>
          </w:p>
        </w:tc>
      </w:tr>
      <w:tr w:rsidR="00AA34E7" w:rsidRPr="00B942BD" w14:paraId="2926A41F" w14:textId="77777777" w:rsidTr="0003276A">
        <w:tc>
          <w:tcPr>
            <w:tcW w:w="194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3B13E5" w14:textId="77777777" w:rsidR="00403BDF" w:rsidRDefault="00111DA1" w:rsidP="00736ED9">
            <w:pPr>
              <w:ind w:left="-120"/>
            </w:pPr>
            <w:proofErr w:type="spellStart"/>
            <w:r>
              <w:rPr>
                <w:b/>
                <w:bCs/>
              </w:rPr>
              <w:t>Fluxo</w:t>
            </w:r>
            <w:proofErr w:type="spellEnd"/>
            <w:r>
              <w:rPr>
                <w:b/>
                <w:bCs/>
              </w:rPr>
              <w:t xml:space="preserve"> Principal</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771913" w14:textId="77777777" w:rsidR="00403BDF" w:rsidRPr="00B942BD" w:rsidRDefault="00111DA1" w:rsidP="00736ED9">
            <w:pPr>
              <w:spacing w:after="40"/>
              <w:ind w:left="-82"/>
            </w:pPr>
            <w:r w:rsidRPr="00B942BD">
              <w:t>1. O cliente solicita a consulta do estado de uma encomenda.</w:t>
            </w:r>
          </w:p>
          <w:p w14:paraId="1C09C280" w14:textId="77777777" w:rsidR="00403BDF" w:rsidRPr="00B942BD" w:rsidRDefault="00111DA1" w:rsidP="00736ED9">
            <w:pPr>
              <w:spacing w:after="40"/>
              <w:ind w:left="-82"/>
            </w:pPr>
            <w:r w:rsidRPr="00B942BD">
              <w:t>2. O sistema solicita a identificação da encomenda.</w:t>
            </w:r>
          </w:p>
          <w:p w14:paraId="3D775EC0" w14:textId="77777777" w:rsidR="00403BDF" w:rsidRPr="00B942BD" w:rsidRDefault="00111DA1" w:rsidP="00736ED9">
            <w:pPr>
              <w:spacing w:after="40"/>
              <w:ind w:left="-82"/>
            </w:pPr>
            <w:r w:rsidRPr="00B942BD">
              <w:t>3. O cliente fornece o identificador da encomenda.</w:t>
            </w:r>
          </w:p>
          <w:p w14:paraId="277AB2B5" w14:textId="77777777" w:rsidR="00403BDF" w:rsidRPr="00B942BD" w:rsidRDefault="00111DA1" w:rsidP="00736ED9">
            <w:pPr>
              <w:spacing w:after="40"/>
              <w:ind w:left="-82"/>
            </w:pPr>
            <w:r w:rsidRPr="00B942BD">
              <w:t>4. O sistema apresenta o estado atual da encomenda.</w:t>
            </w:r>
          </w:p>
        </w:tc>
      </w:tr>
      <w:tr w:rsidR="00AA34E7" w:rsidRPr="00B942BD" w14:paraId="611B5EFD" w14:textId="77777777" w:rsidTr="0003276A">
        <w:tc>
          <w:tcPr>
            <w:tcW w:w="194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72EEFC" w14:textId="77777777" w:rsidR="00403BDF" w:rsidRDefault="00111DA1" w:rsidP="00736ED9">
            <w:pPr>
              <w:ind w:left="-120"/>
            </w:pPr>
            <w:proofErr w:type="spellStart"/>
            <w:r>
              <w:rPr>
                <w:b/>
                <w:bCs/>
              </w:rPr>
              <w:t>Fluxos</w:t>
            </w:r>
            <w:proofErr w:type="spellEnd"/>
            <w:r>
              <w:rPr>
                <w:b/>
                <w:bCs/>
              </w:rPr>
              <w:t xml:space="preserve"> Alternativos</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471C74" w14:textId="77777777" w:rsidR="00403BDF" w:rsidRPr="00B942BD" w:rsidRDefault="00111DA1" w:rsidP="00736ED9">
            <w:pPr>
              <w:spacing w:after="40"/>
              <w:ind w:left="-82"/>
            </w:pPr>
            <w:r w:rsidRPr="00B942BD">
              <w:t>3a. Identificador inválido ou inexistente: o sistema informa o cliente e solicita nova introdução.</w:t>
            </w:r>
          </w:p>
        </w:tc>
      </w:tr>
      <w:tr w:rsidR="00AA34E7" w:rsidRPr="00B942BD" w14:paraId="110DC340" w14:textId="77777777" w:rsidTr="0003276A">
        <w:tc>
          <w:tcPr>
            <w:tcW w:w="1947"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17E95F" w14:textId="77777777" w:rsidR="00403BDF" w:rsidRDefault="00111DA1" w:rsidP="00736ED9">
            <w:pPr>
              <w:ind w:left="-120"/>
            </w:pPr>
            <w:proofErr w:type="spellStart"/>
            <w:r>
              <w:rPr>
                <w:b/>
                <w:bCs/>
              </w:rPr>
              <w:t>Regras</w:t>
            </w:r>
            <w:proofErr w:type="spellEnd"/>
            <w:r>
              <w:rPr>
                <w:b/>
                <w:bCs/>
              </w:rPr>
              <w:t xml:space="preserve"> de </w:t>
            </w:r>
            <w:proofErr w:type="spellStart"/>
            <w:r>
              <w:rPr>
                <w:b/>
                <w:bCs/>
              </w:rPr>
              <w:t>Negócio</w:t>
            </w:r>
            <w:proofErr w:type="spellEnd"/>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60DD12" w14:textId="77777777" w:rsidR="00403BDF" w:rsidRPr="00B942BD" w:rsidRDefault="00111DA1" w:rsidP="00736ED9">
            <w:pPr>
              <w:spacing w:after="40"/>
              <w:ind w:left="-82"/>
            </w:pPr>
            <w:r w:rsidRPr="00B942BD">
              <w:t>Só é possível consultar encomendas associadas ao próprio cliente.</w:t>
            </w:r>
          </w:p>
        </w:tc>
      </w:tr>
    </w:tbl>
    <w:p w14:paraId="3DE7F78D" w14:textId="77777777" w:rsidR="00967829" w:rsidRPr="00B942BD" w:rsidRDefault="00967829" w:rsidP="001661C4">
      <w:pPr>
        <w:spacing w:before="120" w:after="120"/>
        <w:ind w:left="-284"/>
        <w:jc w:val="center"/>
        <w:rPr>
          <w:b/>
        </w:rPr>
      </w:pPr>
    </w:p>
    <w:p w14:paraId="1BE35439" w14:textId="32BF35F0" w:rsidR="005044D0" w:rsidRPr="00B9576E" w:rsidRDefault="00967829" w:rsidP="001661C4">
      <w:pPr>
        <w:spacing w:before="120" w:after="120"/>
        <w:ind w:left="-284"/>
        <w:rPr>
          <w:sz w:val="18"/>
          <w:szCs w:val="18"/>
          <w:lang w:val="pt-BR"/>
        </w:rPr>
      </w:pPr>
      <w:r w:rsidRPr="00B9576E">
        <w:rPr>
          <w:b/>
          <w:lang w:val="pt-BR"/>
        </w:rPr>
        <w:t>6.2.4</w:t>
      </w:r>
      <w:r w:rsidRPr="00B9576E">
        <w:rPr>
          <w:b/>
          <w:lang w:val="pt-BR"/>
        </w:rPr>
        <w:tab/>
      </w:r>
      <w:r w:rsidR="00832E6F" w:rsidRPr="00B9576E">
        <w:rPr>
          <w:b/>
          <w:bCs/>
          <w:lang w:val="pt-BR"/>
        </w:rPr>
        <w:t>UC</w:t>
      </w:r>
      <w:r w:rsidRPr="00B9576E">
        <w:rPr>
          <w:b/>
          <w:lang w:val="pt-BR"/>
        </w:rPr>
        <w:t xml:space="preserve"> 4 — </w:t>
      </w:r>
      <w:r w:rsidR="00E67C15" w:rsidRPr="00B9576E">
        <w:rPr>
          <w:b/>
          <w:lang w:val="pt-BR"/>
        </w:rPr>
        <w:t>A</w:t>
      </w:r>
      <w:r w:rsidR="00564D89" w:rsidRPr="00B9576E">
        <w:rPr>
          <w:b/>
          <w:lang w:val="pt-BR"/>
        </w:rPr>
        <w:t xml:space="preserve">dicionar </w:t>
      </w:r>
      <w:r w:rsidR="005044D0" w:rsidRPr="00B9576E">
        <w:rPr>
          <w:b/>
          <w:lang w:val="pt-BR"/>
        </w:rPr>
        <w:t>Veículo</w:t>
      </w:r>
      <w:r w:rsidR="004C017F" w:rsidRPr="00B9576E">
        <w:rPr>
          <w:sz w:val="18"/>
          <w:szCs w:val="18"/>
          <w:lang w:val="pt-BR"/>
        </w:rPr>
        <w:t xml:space="preserve"> </w:t>
      </w:r>
    </w:p>
    <w:p w14:paraId="098C1FC7" w14:textId="3D004368" w:rsidR="004C017F" w:rsidRPr="00B9576E" w:rsidRDefault="00C44226" w:rsidP="001661C4">
      <w:pPr>
        <w:spacing w:before="120" w:after="120"/>
        <w:ind w:left="-284"/>
        <w:rPr>
          <w:sz w:val="18"/>
          <w:szCs w:val="18"/>
          <w:lang w:val="pt-BR"/>
        </w:rPr>
      </w:pPr>
      <w:r w:rsidRPr="00B9576E">
        <w:rPr>
          <w:sz w:val="18"/>
          <w:szCs w:val="18"/>
          <w:lang w:val="pt-BR"/>
        </w:rPr>
        <w:t xml:space="preserve">A </w:t>
      </w:r>
      <w:r w:rsidR="004C017F" w:rsidRPr="00B9576E">
        <w:rPr>
          <w:sz w:val="18"/>
          <w:szCs w:val="18"/>
          <w:lang w:val="pt-BR"/>
        </w:rPr>
        <w:t xml:space="preserve">Tabela </w:t>
      </w:r>
      <w:r w:rsidR="00B9576E" w:rsidRPr="00B9576E">
        <w:rPr>
          <w:sz w:val="18"/>
          <w:szCs w:val="18"/>
          <w:lang w:val="pt-BR"/>
        </w:rPr>
        <w:t>5</w:t>
      </w:r>
      <w:r w:rsidR="004C017F" w:rsidRPr="00B9576E">
        <w:rPr>
          <w:sz w:val="18"/>
          <w:szCs w:val="18"/>
          <w:lang w:val="pt-BR"/>
        </w:rPr>
        <w:t xml:space="preserve">, </w:t>
      </w:r>
      <w:r w:rsidR="00D2114A" w:rsidRPr="00B9576E">
        <w:rPr>
          <w:sz w:val="18"/>
          <w:szCs w:val="18"/>
          <w:lang w:val="pt-BR"/>
        </w:rPr>
        <w:t>mostra</w:t>
      </w:r>
      <w:r w:rsidR="004C017F" w:rsidRPr="00B9576E">
        <w:rPr>
          <w:sz w:val="18"/>
          <w:szCs w:val="18"/>
          <w:lang w:val="pt-BR"/>
        </w:rPr>
        <w:t xml:space="preserve"> as</w:t>
      </w:r>
      <w:r w:rsidR="004C017F" w:rsidRPr="00B9576E">
        <w:rPr>
          <w:b/>
          <w:sz w:val="18"/>
          <w:szCs w:val="18"/>
          <w:lang w:val="pt-BR"/>
        </w:rPr>
        <w:t xml:space="preserve"> </w:t>
      </w:r>
      <w:r w:rsidR="005044D0" w:rsidRPr="00B9576E">
        <w:rPr>
          <w:b/>
          <w:sz w:val="18"/>
          <w:szCs w:val="18"/>
          <w:lang w:val="pt-BR"/>
        </w:rPr>
        <w:t>e</w:t>
      </w:r>
      <w:r w:rsidR="004C017F" w:rsidRPr="00B9576E">
        <w:rPr>
          <w:sz w:val="18"/>
          <w:szCs w:val="18"/>
          <w:lang w:val="pt-BR"/>
        </w:rPr>
        <w:t xml:space="preserve">specificações do caso de </w:t>
      </w:r>
      <w:r w:rsidR="00564D89" w:rsidRPr="00B9576E">
        <w:rPr>
          <w:sz w:val="18"/>
          <w:szCs w:val="18"/>
          <w:lang w:val="pt-BR"/>
        </w:rPr>
        <w:t xml:space="preserve">uso adicionar </w:t>
      </w:r>
      <w:r w:rsidR="005044D0" w:rsidRPr="00B9576E">
        <w:rPr>
          <w:sz w:val="18"/>
          <w:szCs w:val="18"/>
          <w:lang w:val="pt-BR"/>
        </w:rPr>
        <w:t>veículos</w:t>
      </w:r>
      <w:r w:rsidR="004C017F" w:rsidRPr="00B9576E">
        <w:rPr>
          <w:sz w:val="18"/>
          <w:szCs w:val="18"/>
          <w:lang w:val="pt-BR"/>
        </w:rPr>
        <w:t>.</w:t>
      </w:r>
    </w:p>
    <w:p w14:paraId="657ECF32" w14:textId="1876C95A" w:rsidR="00C44226" w:rsidRPr="00B9576E" w:rsidRDefault="00C44226" w:rsidP="00CA3BC8">
      <w:pPr>
        <w:spacing w:before="120" w:after="120"/>
        <w:ind w:left="-284"/>
        <w:rPr>
          <w:lang w:val="pt-BR"/>
        </w:rPr>
      </w:pPr>
      <w:r w:rsidRPr="00B9576E">
        <w:rPr>
          <w:b/>
          <w:sz w:val="18"/>
          <w:szCs w:val="18"/>
          <w:lang w:val="pt-BR"/>
        </w:rPr>
        <w:t xml:space="preserve">Tabela </w:t>
      </w:r>
      <w:r w:rsidR="00B9576E" w:rsidRPr="00B9576E">
        <w:rPr>
          <w:b/>
          <w:sz w:val="18"/>
          <w:szCs w:val="18"/>
          <w:lang w:val="pt-BR"/>
        </w:rPr>
        <w:t>5.</w:t>
      </w:r>
      <w:r w:rsidR="00826A10" w:rsidRPr="00B9576E">
        <w:rPr>
          <w:b/>
          <w:sz w:val="18"/>
          <w:szCs w:val="18"/>
          <w:lang w:val="pt-BR"/>
        </w:rPr>
        <w:t xml:space="preserve"> </w:t>
      </w:r>
      <w:r w:rsidRPr="00B9576E">
        <w:rPr>
          <w:lang w:val="pt-BR"/>
        </w:rPr>
        <w:t>Especificação caso de uso</w:t>
      </w:r>
      <w:r w:rsidR="00826A10" w:rsidRPr="00B9576E">
        <w:rPr>
          <w:lang w:val="pt-BR"/>
        </w:rPr>
        <w:t xml:space="preserve"> </w:t>
      </w:r>
      <w:r w:rsidR="00D2114A" w:rsidRPr="00B9576E">
        <w:rPr>
          <w:lang w:val="pt-BR"/>
        </w:rPr>
        <w:t>adicionar veículos</w:t>
      </w:r>
    </w:p>
    <w:tbl>
      <w:tblPr>
        <w:tblpPr w:leftFromText="180" w:rightFromText="180" w:vertAnchor="text" w:horzAnchor="margin" w:tblpY="132"/>
        <w:tblW w:w="6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121"/>
      </w:tblGrid>
      <w:tr w:rsidR="00A76FDC" w14:paraId="5D828888" w14:textId="77777777" w:rsidTr="005044D0">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1FA6AE" w14:textId="77777777" w:rsidR="005044D0" w:rsidRDefault="005044D0" w:rsidP="00736ED9">
            <w:pPr>
              <w:ind w:left="-120"/>
            </w:pPr>
            <w:r>
              <w:rPr>
                <w:b/>
                <w:bCs/>
              </w:rPr>
              <w:t>Ator Principal</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4A53EE" w14:textId="77777777" w:rsidR="005044D0" w:rsidRDefault="005044D0" w:rsidP="00736ED9">
            <w:pPr>
              <w:ind w:left="-76"/>
            </w:pPr>
            <w:proofErr w:type="spellStart"/>
            <w:r>
              <w:t>Administrador</w:t>
            </w:r>
            <w:proofErr w:type="spellEnd"/>
          </w:p>
        </w:tc>
      </w:tr>
      <w:tr w:rsidR="00A76FDC" w14:paraId="11B45E19" w14:textId="77777777" w:rsidTr="005044D0">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BCB6A6" w14:textId="77777777" w:rsidR="005044D0" w:rsidRDefault="005044D0" w:rsidP="00736ED9">
            <w:pPr>
              <w:ind w:left="-120"/>
            </w:pPr>
            <w:r>
              <w:rPr>
                <w:b/>
                <w:bCs/>
              </w:rPr>
              <w:t>Nome</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B7F811" w14:textId="77777777" w:rsidR="005044D0" w:rsidRDefault="005044D0" w:rsidP="00736ED9">
            <w:pPr>
              <w:ind w:left="-76"/>
            </w:pPr>
            <w:proofErr w:type="spellStart"/>
            <w:r>
              <w:t>Adicionar</w:t>
            </w:r>
            <w:proofErr w:type="spellEnd"/>
            <w:r>
              <w:t xml:space="preserve"> </w:t>
            </w:r>
            <w:proofErr w:type="spellStart"/>
            <w:r>
              <w:t>Veículo</w:t>
            </w:r>
            <w:proofErr w:type="spellEnd"/>
          </w:p>
        </w:tc>
      </w:tr>
      <w:tr w:rsidR="00A76FDC" w:rsidRPr="00B942BD" w14:paraId="41755B4D" w14:textId="77777777" w:rsidTr="005044D0">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8AA838" w14:textId="77777777" w:rsidR="005044D0" w:rsidRDefault="005044D0" w:rsidP="00736ED9">
            <w:pPr>
              <w:ind w:left="-120"/>
            </w:pPr>
            <w:proofErr w:type="spellStart"/>
            <w:r>
              <w:rPr>
                <w:b/>
                <w:bCs/>
              </w:rPr>
              <w:t>Descrição</w:t>
            </w:r>
            <w:proofErr w:type="spellEnd"/>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643C98" w14:textId="77777777" w:rsidR="005044D0" w:rsidRPr="00B942BD" w:rsidRDefault="005044D0" w:rsidP="00736ED9">
            <w:pPr>
              <w:ind w:left="-76"/>
            </w:pPr>
            <w:r w:rsidRPr="00B942BD">
              <w:t>Permite ao administrador adicionar um novo veículo ao sistema, definindo as suas principais características. Após o registo, o veículo fica disponível para o transporte de encomendas.</w:t>
            </w:r>
          </w:p>
        </w:tc>
      </w:tr>
      <w:tr w:rsidR="00A76FDC" w:rsidRPr="00B942BD" w14:paraId="6462D4D6" w14:textId="77777777" w:rsidTr="005044D0">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3C68C5" w14:textId="77777777" w:rsidR="005044D0" w:rsidRDefault="005044D0" w:rsidP="00736ED9">
            <w:pPr>
              <w:ind w:left="-120"/>
            </w:pPr>
            <w:r>
              <w:rPr>
                <w:b/>
                <w:bCs/>
              </w:rPr>
              <w:t>Pré-</w:t>
            </w:r>
            <w:proofErr w:type="spellStart"/>
            <w:r>
              <w:rPr>
                <w:b/>
                <w:bCs/>
              </w:rPr>
              <w:t>condições</w:t>
            </w:r>
            <w:proofErr w:type="spellEnd"/>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8C388F" w14:textId="77777777" w:rsidR="005044D0" w:rsidRPr="00B942BD" w:rsidRDefault="005044D0" w:rsidP="00736ED9">
            <w:pPr>
              <w:spacing w:after="40"/>
              <w:ind w:left="-76"/>
            </w:pPr>
            <w:r w:rsidRPr="00B942BD">
              <w:t>O administrador deverá estar autenticado no sistema.</w:t>
            </w:r>
          </w:p>
        </w:tc>
      </w:tr>
      <w:tr w:rsidR="00A76FDC" w:rsidRPr="00B942BD" w14:paraId="6982FA10" w14:textId="77777777" w:rsidTr="005044D0">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8BFE91" w14:textId="77777777" w:rsidR="005044D0" w:rsidRDefault="005044D0" w:rsidP="00736ED9">
            <w:pPr>
              <w:ind w:left="-120"/>
            </w:pPr>
            <w:r>
              <w:rPr>
                <w:b/>
                <w:bCs/>
              </w:rPr>
              <w:t>Pós-</w:t>
            </w:r>
            <w:proofErr w:type="spellStart"/>
            <w:r>
              <w:rPr>
                <w:b/>
                <w:bCs/>
              </w:rPr>
              <w:t>condições</w:t>
            </w:r>
            <w:proofErr w:type="spellEnd"/>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B1DEF0" w14:textId="77777777" w:rsidR="005044D0" w:rsidRPr="00B942BD" w:rsidRDefault="005044D0" w:rsidP="00736ED9">
            <w:pPr>
              <w:spacing w:after="40"/>
              <w:ind w:left="-76"/>
            </w:pPr>
            <w:r w:rsidRPr="00B942BD">
              <w:t>O veículo fica registado no sistema.</w:t>
            </w:r>
          </w:p>
          <w:p w14:paraId="11C263FF" w14:textId="77777777" w:rsidR="005044D0" w:rsidRPr="00B942BD" w:rsidRDefault="005044D0" w:rsidP="00736ED9">
            <w:pPr>
              <w:spacing w:after="40"/>
              <w:ind w:left="-76"/>
            </w:pPr>
            <w:r w:rsidRPr="00B942BD">
              <w:t>O veículo fica disponível para ser atribuído a encomendas futuras.</w:t>
            </w:r>
          </w:p>
        </w:tc>
      </w:tr>
      <w:tr w:rsidR="00A76FDC" w:rsidRPr="00B942BD" w14:paraId="07E3C25B" w14:textId="77777777" w:rsidTr="005044D0">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C01C24" w14:textId="77777777" w:rsidR="005044D0" w:rsidRDefault="005044D0" w:rsidP="00736ED9">
            <w:pPr>
              <w:ind w:left="-120"/>
            </w:pPr>
            <w:proofErr w:type="spellStart"/>
            <w:r>
              <w:rPr>
                <w:b/>
                <w:bCs/>
              </w:rPr>
              <w:t>Fluxo</w:t>
            </w:r>
            <w:proofErr w:type="spellEnd"/>
            <w:r>
              <w:rPr>
                <w:b/>
                <w:bCs/>
              </w:rPr>
              <w:t xml:space="preserve"> Principal</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04733C" w14:textId="77777777" w:rsidR="005044D0" w:rsidRPr="00B942BD" w:rsidRDefault="005044D0" w:rsidP="00736ED9">
            <w:pPr>
              <w:spacing w:after="40"/>
              <w:ind w:left="-76"/>
            </w:pPr>
            <w:r w:rsidRPr="00B942BD">
              <w:t>1. O administrador seleciona a opção "Adicionar Veículo".</w:t>
            </w:r>
          </w:p>
          <w:p w14:paraId="56C59CB0" w14:textId="77777777" w:rsidR="005044D0" w:rsidRPr="00B942BD" w:rsidRDefault="005044D0" w:rsidP="00736ED9">
            <w:pPr>
              <w:spacing w:after="40"/>
              <w:ind w:left="-76"/>
            </w:pPr>
            <w:r w:rsidRPr="00B942BD">
              <w:t>2. O sistema solicita os dados do veículo.</w:t>
            </w:r>
          </w:p>
          <w:p w14:paraId="7618E83F" w14:textId="77777777" w:rsidR="005044D0" w:rsidRPr="00B942BD" w:rsidRDefault="005044D0" w:rsidP="00736ED9">
            <w:pPr>
              <w:spacing w:after="40"/>
              <w:ind w:left="-76"/>
            </w:pPr>
            <w:r w:rsidRPr="00B942BD">
              <w:t>3. O administrador introduz a matrícula, a capacidade máxima e os restantes atributos.</w:t>
            </w:r>
          </w:p>
          <w:p w14:paraId="3492B0B3" w14:textId="376A6C71" w:rsidR="005044D0" w:rsidRPr="00B942BD" w:rsidRDefault="005044D0" w:rsidP="00736ED9">
            <w:pPr>
              <w:spacing w:after="40"/>
              <w:ind w:left="-76"/>
            </w:pPr>
            <w:r w:rsidRPr="00B942BD">
              <w:t xml:space="preserve">4. O </w:t>
            </w:r>
            <w:r w:rsidR="005D3D62" w:rsidRPr="00B942BD">
              <w:t>sistema valido</w:t>
            </w:r>
            <w:r w:rsidRPr="00B942BD">
              <w:t xml:space="preserve"> os dados introduzidos.</w:t>
            </w:r>
          </w:p>
          <w:p w14:paraId="7A918795" w14:textId="77777777" w:rsidR="005044D0" w:rsidRPr="00B942BD" w:rsidRDefault="005044D0" w:rsidP="00736ED9">
            <w:pPr>
              <w:spacing w:after="40"/>
              <w:ind w:left="-76"/>
            </w:pPr>
            <w:r w:rsidRPr="00B942BD">
              <w:t>5. O sistema regista o veículo.</w:t>
            </w:r>
          </w:p>
          <w:p w14:paraId="3C0B670D" w14:textId="77777777" w:rsidR="005044D0" w:rsidRPr="00B942BD" w:rsidRDefault="005044D0" w:rsidP="00736ED9">
            <w:pPr>
              <w:spacing w:after="40"/>
              <w:ind w:left="-76"/>
            </w:pPr>
            <w:r w:rsidRPr="00B942BD">
              <w:t>6. O sistema define o estado inicial do veículo como "disponível".</w:t>
            </w:r>
          </w:p>
          <w:p w14:paraId="1C7D243C" w14:textId="77777777" w:rsidR="005044D0" w:rsidRPr="00B942BD" w:rsidRDefault="005044D0" w:rsidP="00736ED9">
            <w:pPr>
              <w:spacing w:after="40"/>
              <w:ind w:left="-76"/>
            </w:pPr>
            <w:r w:rsidRPr="00B942BD">
              <w:t>7. O sistema confirma ao administrador a adição do veículo.</w:t>
            </w:r>
          </w:p>
        </w:tc>
      </w:tr>
      <w:tr w:rsidR="00A76FDC" w:rsidRPr="00B942BD" w14:paraId="4FD08E0F" w14:textId="77777777" w:rsidTr="005044D0">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A3C525" w14:textId="77777777" w:rsidR="005044D0" w:rsidRDefault="005044D0" w:rsidP="00736ED9">
            <w:pPr>
              <w:ind w:left="-120"/>
            </w:pPr>
            <w:proofErr w:type="spellStart"/>
            <w:r>
              <w:rPr>
                <w:b/>
                <w:bCs/>
              </w:rPr>
              <w:t>Fluxos</w:t>
            </w:r>
            <w:proofErr w:type="spellEnd"/>
            <w:r>
              <w:rPr>
                <w:b/>
                <w:bCs/>
              </w:rPr>
              <w:t xml:space="preserve"> Alternativos</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CEFD19" w14:textId="77777777" w:rsidR="005044D0" w:rsidRPr="00B942BD" w:rsidRDefault="005044D0" w:rsidP="00736ED9">
            <w:pPr>
              <w:spacing w:after="40"/>
              <w:ind w:left="-76"/>
            </w:pPr>
            <w:r w:rsidRPr="00B942BD">
              <w:t>4a. Dados inválidos ou incompletos: o sistema solicita a correção antes de prosseguir com o registo.</w:t>
            </w:r>
          </w:p>
        </w:tc>
      </w:tr>
      <w:tr w:rsidR="00A76FDC" w:rsidRPr="00B942BD" w14:paraId="3668EE5A" w14:textId="77777777" w:rsidTr="005044D0">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E6B789" w14:textId="77777777" w:rsidR="005044D0" w:rsidRDefault="005044D0" w:rsidP="00736ED9">
            <w:pPr>
              <w:ind w:left="-120"/>
            </w:pPr>
            <w:proofErr w:type="spellStart"/>
            <w:r>
              <w:rPr>
                <w:b/>
                <w:bCs/>
              </w:rPr>
              <w:t>Regras</w:t>
            </w:r>
            <w:proofErr w:type="spellEnd"/>
            <w:r>
              <w:rPr>
                <w:b/>
                <w:bCs/>
              </w:rPr>
              <w:t xml:space="preserve"> de </w:t>
            </w:r>
            <w:proofErr w:type="spellStart"/>
            <w:r>
              <w:rPr>
                <w:b/>
                <w:bCs/>
              </w:rPr>
              <w:t>Negócio</w:t>
            </w:r>
            <w:proofErr w:type="spellEnd"/>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1BAD54" w14:textId="77777777" w:rsidR="005044D0" w:rsidRPr="00B942BD" w:rsidRDefault="005044D0" w:rsidP="00736ED9">
            <w:pPr>
              <w:spacing w:after="40"/>
              <w:ind w:left="-76"/>
            </w:pPr>
            <w:r w:rsidRPr="00B942BD">
              <w:t>A matrícula do veículo tem de ser única no sistema.</w:t>
            </w:r>
          </w:p>
          <w:p w14:paraId="74D54FF2" w14:textId="77777777" w:rsidR="005044D0" w:rsidRPr="00B942BD" w:rsidRDefault="005044D0" w:rsidP="00736ED9">
            <w:pPr>
              <w:spacing w:after="40"/>
              <w:ind w:left="-76"/>
            </w:pPr>
            <w:r w:rsidRPr="00B942BD">
              <w:t>A capacidade máxima tem de ser superior a zero.</w:t>
            </w:r>
          </w:p>
        </w:tc>
      </w:tr>
    </w:tbl>
    <w:p w14:paraId="2197A60B" w14:textId="5FABBA15" w:rsidR="00967829" w:rsidRPr="00B942BD" w:rsidRDefault="00967829" w:rsidP="001661C4">
      <w:pPr>
        <w:spacing w:before="120" w:after="120"/>
        <w:ind w:left="-284"/>
        <w:rPr>
          <w:sz w:val="18"/>
          <w:szCs w:val="18"/>
        </w:rPr>
      </w:pPr>
    </w:p>
    <w:p w14:paraId="356227E2" w14:textId="77777777" w:rsidR="00967829" w:rsidRPr="00B942BD" w:rsidRDefault="00967829" w:rsidP="001661C4">
      <w:pPr>
        <w:ind w:left="-284"/>
      </w:pPr>
    </w:p>
    <w:p w14:paraId="61046DB1" w14:textId="77777777" w:rsidR="00967829" w:rsidRPr="00B942BD" w:rsidRDefault="00967829" w:rsidP="001661C4">
      <w:pPr>
        <w:ind w:left="-284"/>
      </w:pPr>
    </w:p>
    <w:p w14:paraId="3ED813C1" w14:textId="6715DD62" w:rsidR="007A173D" w:rsidRPr="00322D72" w:rsidRDefault="00A33BEF" w:rsidP="001661C4">
      <w:pPr>
        <w:ind w:left="-284"/>
        <w:rPr>
          <w:b/>
          <w:lang w:val="pt-BR"/>
          <w:rPrChange w:id="16" w:author="Mário Adérito Kumolehã Figueira" w:date="2026-05-17T22:56:00Z" w16du:dateUtc="2026-05-17T21:56:00Z">
            <w:rPr>
              <w:b/>
            </w:rPr>
          </w:rPrChange>
        </w:rPr>
      </w:pPr>
      <w:r w:rsidRPr="00B942BD">
        <w:rPr>
          <w:b/>
        </w:rPr>
        <w:t>6</w:t>
      </w:r>
      <w:r w:rsidR="009813E6" w:rsidRPr="00B942BD">
        <w:rPr>
          <w:b/>
        </w:rPr>
        <w:t>.2.5</w:t>
      </w:r>
      <w:r w:rsidR="009813E6" w:rsidRPr="00B942BD">
        <w:rPr>
          <w:b/>
        </w:rPr>
        <w:tab/>
      </w:r>
      <w:r w:rsidR="00832E6F">
        <w:rPr>
          <w:b/>
          <w:bCs/>
        </w:rPr>
        <w:t>UC</w:t>
      </w:r>
      <w:r w:rsidR="009813E6" w:rsidRPr="00B942BD">
        <w:rPr>
          <w:b/>
        </w:rPr>
        <w:t xml:space="preserve"> 5 — </w:t>
      </w:r>
      <w:r w:rsidR="00564D89" w:rsidRPr="00B942BD">
        <w:rPr>
          <w:b/>
        </w:rPr>
        <w:t xml:space="preserve">Remover </w:t>
      </w:r>
      <w:proofErr w:type="spellStart"/>
      <w:r w:rsidR="00564D89" w:rsidRPr="00B942BD">
        <w:rPr>
          <w:b/>
        </w:rPr>
        <w:t>Ve</w:t>
      </w:r>
      <w:ins w:id="17" w:author="Mário Adérito Kumolehã Figueira" w:date="2026-05-17T22:54:00Z" w16du:dateUtc="2026-05-17T21:54:00Z">
        <w:r w:rsidR="00173C85">
          <w:rPr>
            <w:b/>
          </w:rPr>
          <w:t>í</w:t>
        </w:r>
      </w:ins>
      <w:proofErr w:type="spellEnd"/>
      <w:del w:id="18" w:author="Mário Adérito Kumolehã Figueira" w:date="2026-05-17T22:54:00Z" w16du:dateUtc="2026-05-17T21:54:00Z">
        <w:r w:rsidR="00564D89" w:rsidRPr="00322D72" w:rsidDel="00173C85">
          <w:rPr>
            <w:b/>
            <w:lang w:val="pt-BR"/>
            <w:rPrChange w:id="19" w:author="Mário Adérito Kumolehã Figueira" w:date="2026-05-17T22:56:00Z" w16du:dateUtc="2026-05-17T21:56:00Z">
              <w:rPr>
                <w:b/>
              </w:rPr>
            </w:rPrChange>
          </w:rPr>
          <w:delText>i</w:delText>
        </w:r>
      </w:del>
      <w:proofErr w:type="spellStart"/>
      <w:r w:rsidR="00564D89" w:rsidRPr="00322D72">
        <w:rPr>
          <w:b/>
          <w:lang w:val="pt-BR"/>
          <w:rPrChange w:id="20" w:author="Mário Adérito Kumolehã Figueira" w:date="2026-05-17T22:56:00Z" w16du:dateUtc="2026-05-17T21:56:00Z">
            <w:rPr>
              <w:b/>
            </w:rPr>
          </w:rPrChange>
        </w:rPr>
        <w:t>culos</w:t>
      </w:r>
      <w:proofErr w:type="spellEnd"/>
      <w:r w:rsidR="00E96FCD" w:rsidRPr="00322D72">
        <w:rPr>
          <w:b/>
          <w:lang w:val="pt-BR"/>
          <w:rPrChange w:id="21" w:author="Mário Adérito Kumolehã Figueira" w:date="2026-05-17T22:56:00Z" w16du:dateUtc="2026-05-17T21:56:00Z">
            <w:rPr>
              <w:b/>
            </w:rPr>
          </w:rPrChange>
        </w:rPr>
        <w:t xml:space="preserve"> </w:t>
      </w:r>
    </w:p>
    <w:p w14:paraId="321002C5" w14:textId="255FA3F0" w:rsidR="00A2588B" w:rsidRPr="00322D72" w:rsidRDefault="002101EA" w:rsidP="001661C4">
      <w:pPr>
        <w:ind w:left="-284"/>
        <w:rPr>
          <w:sz w:val="18"/>
          <w:szCs w:val="18"/>
          <w:lang w:val="pt-BR"/>
          <w:rPrChange w:id="22" w:author="Mário Adérito Kumolehã Figueira" w:date="2026-05-17T22:56:00Z" w16du:dateUtc="2026-05-17T21:56:00Z">
            <w:rPr>
              <w:sz w:val="18"/>
              <w:szCs w:val="18"/>
            </w:rPr>
          </w:rPrChange>
        </w:rPr>
      </w:pPr>
      <w:r w:rsidRPr="00322D72">
        <w:rPr>
          <w:sz w:val="18"/>
          <w:szCs w:val="18"/>
          <w:lang w:val="pt-BR"/>
          <w:rPrChange w:id="23" w:author="Mário Adérito Kumolehã Figueira" w:date="2026-05-17T22:56:00Z" w16du:dateUtc="2026-05-17T21:56:00Z">
            <w:rPr>
              <w:sz w:val="18"/>
              <w:szCs w:val="18"/>
            </w:rPr>
          </w:rPrChange>
        </w:rPr>
        <w:t>A</w:t>
      </w:r>
      <w:r w:rsidR="00A2588B" w:rsidRPr="00322D72">
        <w:rPr>
          <w:sz w:val="18"/>
          <w:szCs w:val="18"/>
          <w:lang w:val="pt-BR"/>
          <w:rPrChange w:id="24" w:author="Mário Adérito Kumolehã Figueira" w:date="2026-05-17T22:56:00Z" w16du:dateUtc="2026-05-17T21:56:00Z">
            <w:rPr>
              <w:sz w:val="18"/>
              <w:szCs w:val="18"/>
            </w:rPr>
          </w:rPrChange>
        </w:rPr>
        <w:t xml:space="preserve"> Tabela </w:t>
      </w:r>
      <w:ins w:id="25" w:author="Mário Adérito Kumolehã Figueira" w:date="2026-05-17T22:55:00Z" w16du:dateUtc="2026-05-17T21:55:00Z">
        <w:r w:rsidR="00322D72" w:rsidRPr="00322D72">
          <w:rPr>
            <w:sz w:val="18"/>
            <w:szCs w:val="18"/>
            <w:lang w:val="pt-BR"/>
            <w:rPrChange w:id="26" w:author="Mário Adérito Kumolehã Figueira" w:date="2026-05-17T22:56:00Z" w16du:dateUtc="2026-05-17T21:56:00Z">
              <w:rPr>
                <w:sz w:val="18"/>
                <w:szCs w:val="18"/>
              </w:rPr>
            </w:rPrChange>
          </w:rPr>
          <w:t>6</w:t>
        </w:r>
      </w:ins>
      <w:del w:id="27" w:author="Mário Adérito Kumolehã Figueira" w:date="2026-05-17T22:55:00Z" w16du:dateUtc="2026-05-17T21:55:00Z">
        <w:r w:rsidR="00A2588B" w:rsidRPr="00322D72" w:rsidDel="00322D72">
          <w:rPr>
            <w:sz w:val="18"/>
            <w:szCs w:val="18"/>
            <w:lang w:val="pt-BR"/>
            <w:rPrChange w:id="28" w:author="Mário Adérito Kumolehã Figueira" w:date="2026-05-17T22:56:00Z" w16du:dateUtc="2026-05-17T21:56:00Z">
              <w:rPr>
                <w:sz w:val="18"/>
                <w:szCs w:val="18"/>
              </w:rPr>
            </w:rPrChange>
          </w:rPr>
          <w:delText>5</w:delText>
        </w:r>
      </w:del>
      <w:r w:rsidR="00A2588B" w:rsidRPr="00322D72">
        <w:rPr>
          <w:sz w:val="18"/>
          <w:szCs w:val="18"/>
          <w:lang w:val="pt-BR"/>
          <w:rPrChange w:id="29" w:author="Mário Adérito Kumolehã Figueira" w:date="2026-05-17T22:56:00Z" w16du:dateUtc="2026-05-17T21:56:00Z">
            <w:rPr>
              <w:sz w:val="18"/>
              <w:szCs w:val="18"/>
            </w:rPr>
          </w:rPrChange>
        </w:rPr>
        <w:t xml:space="preserve">, </w:t>
      </w:r>
      <w:r w:rsidRPr="00322D72">
        <w:rPr>
          <w:sz w:val="18"/>
          <w:szCs w:val="18"/>
          <w:lang w:val="pt-BR"/>
          <w:rPrChange w:id="30" w:author="Mário Adérito Kumolehã Figueira" w:date="2026-05-17T22:56:00Z" w16du:dateUtc="2026-05-17T21:56:00Z">
            <w:rPr>
              <w:sz w:val="18"/>
              <w:szCs w:val="18"/>
            </w:rPr>
          </w:rPrChange>
        </w:rPr>
        <w:t>mostra</w:t>
      </w:r>
      <w:r w:rsidR="00A2588B" w:rsidRPr="00322D72">
        <w:rPr>
          <w:sz w:val="18"/>
          <w:szCs w:val="18"/>
          <w:lang w:val="pt-BR"/>
          <w:rPrChange w:id="31" w:author="Mário Adérito Kumolehã Figueira" w:date="2026-05-17T22:56:00Z" w16du:dateUtc="2026-05-17T21:56:00Z">
            <w:rPr>
              <w:sz w:val="18"/>
              <w:szCs w:val="18"/>
            </w:rPr>
          </w:rPrChange>
        </w:rPr>
        <w:t xml:space="preserve"> as</w:t>
      </w:r>
      <w:r w:rsidR="00A2588B" w:rsidRPr="00322D72">
        <w:rPr>
          <w:b/>
          <w:sz w:val="18"/>
          <w:szCs w:val="18"/>
          <w:lang w:val="pt-BR"/>
          <w:rPrChange w:id="32" w:author="Mário Adérito Kumolehã Figueira" w:date="2026-05-17T22:56:00Z" w16du:dateUtc="2026-05-17T21:56:00Z">
            <w:rPr>
              <w:b/>
              <w:sz w:val="18"/>
              <w:szCs w:val="18"/>
            </w:rPr>
          </w:rPrChange>
        </w:rPr>
        <w:t xml:space="preserve"> e</w:t>
      </w:r>
      <w:r w:rsidR="00A2588B" w:rsidRPr="00322D72">
        <w:rPr>
          <w:sz w:val="18"/>
          <w:szCs w:val="18"/>
          <w:lang w:val="pt-BR"/>
          <w:rPrChange w:id="33" w:author="Mário Adérito Kumolehã Figueira" w:date="2026-05-17T22:56:00Z" w16du:dateUtc="2026-05-17T21:56:00Z">
            <w:rPr>
              <w:sz w:val="18"/>
              <w:szCs w:val="18"/>
            </w:rPr>
          </w:rPrChange>
        </w:rPr>
        <w:t xml:space="preserve">specificações do caso de uso </w:t>
      </w:r>
      <w:r w:rsidR="00564D89" w:rsidRPr="00322D72">
        <w:rPr>
          <w:sz w:val="18"/>
          <w:szCs w:val="18"/>
          <w:lang w:val="pt-BR"/>
          <w:rPrChange w:id="34" w:author="Mário Adérito Kumolehã Figueira" w:date="2026-05-17T22:56:00Z" w16du:dateUtc="2026-05-17T21:56:00Z">
            <w:rPr>
              <w:sz w:val="18"/>
              <w:szCs w:val="18"/>
            </w:rPr>
          </w:rPrChange>
        </w:rPr>
        <w:t xml:space="preserve">remover </w:t>
      </w:r>
      <w:r w:rsidR="007A173D" w:rsidRPr="00322D72">
        <w:rPr>
          <w:sz w:val="18"/>
          <w:szCs w:val="18"/>
          <w:lang w:val="pt-BR"/>
          <w:rPrChange w:id="35" w:author="Mário Adérito Kumolehã Figueira" w:date="2026-05-17T22:56:00Z" w16du:dateUtc="2026-05-17T21:56:00Z">
            <w:rPr>
              <w:sz w:val="18"/>
              <w:szCs w:val="18"/>
            </w:rPr>
          </w:rPrChange>
        </w:rPr>
        <w:t>veículos.</w:t>
      </w:r>
    </w:p>
    <w:p w14:paraId="57C2875C" w14:textId="363552A8" w:rsidR="002101EA" w:rsidRPr="00B9576E" w:rsidRDefault="002101EA" w:rsidP="00CA3BC8">
      <w:pPr>
        <w:spacing w:before="120" w:after="120"/>
        <w:ind w:left="-284"/>
        <w:rPr>
          <w:lang w:val="pt-BR"/>
        </w:rPr>
      </w:pPr>
      <w:r w:rsidRPr="00B9576E">
        <w:rPr>
          <w:b/>
          <w:sz w:val="18"/>
          <w:szCs w:val="18"/>
          <w:lang w:val="pt-BR"/>
        </w:rPr>
        <w:t xml:space="preserve">Tabela </w:t>
      </w:r>
      <w:r w:rsidR="00B9576E" w:rsidRPr="00B9576E">
        <w:rPr>
          <w:b/>
          <w:sz w:val="18"/>
          <w:szCs w:val="18"/>
          <w:lang w:val="pt-BR"/>
        </w:rPr>
        <w:t>6.</w:t>
      </w:r>
      <w:r w:rsidRPr="00B9576E">
        <w:rPr>
          <w:b/>
          <w:sz w:val="18"/>
          <w:szCs w:val="18"/>
          <w:lang w:val="pt-BR"/>
        </w:rPr>
        <w:t xml:space="preserve"> </w:t>
      </w:r>
      <w:ins w:id="36" w:author="Mário Adérito Kumolehã Figueira" w:date="2026-05-17T22:54:00Z" w16du:dateUtc="2026-05-17T21:54:00Z">
        <w:r w:rsidR="00DD49ED">
          <w:rPr>
            <w:b/>
            <w:sz w:val="18"/>
            <w:szCs w:val="18"/>
            <w:lang w:val="pt-BR"/>
          </w:rPr>
          <w:t>e</w:t>
        </w:r>
      </w:ins>
      <w:del w:id="37" w:author="Mário Adérito Kumolehã Figueira" w:date="2026-05-17T22:53:00Z" w16du:dateUtc="2026-05-17T21:53:00Z">
        <w:r w:rsidR="00B9576E" w:rsidDel="00B9576E">
          <w:rPr>
            <w:b/>
            <w:sz w:val="18"/>
            <w:szCs w:val="18"/>
            <w:lang w:val="pt-BR"/>
          </w:rPr>
          <w:delText>e</w:delText>
        </w:r>
      </w:del>
      <w:r w:rsidRPr="00B9576E">
        <w:rPr>
          <w:sz w:val="18"/>
          <w:szCs w:val="18"/>
          <w:lang w:val="pt-BR"/>
        </w:rPr>
        <w:t>specificações do caso de uso remover veículos</w:t>
      </w:r>
    </w:p>
    <w:tbl>
      <w:tblPr>
        <w:tblStyle w:val="TableGrid"/>
        <w:tblpPr w:leftFromText="180" w:rightFromText="180" w:vertAnchor="text" w:horzAnchor="margin" w:tblpXSpec="right" w:tblpY="245"/>
        <w:tblW w:w="7108" w:type="dxa"/>
        <w:tblLook w:val="04A0" w:firstRow="1" w:lastRow="0" w:firstColumn="1" w:lastColumn="0" w:noHBand="0" w:noVBand="1"/>
      </w:tblPr>
      <w:tblGrid>
        <w:gridCol w:w="1980"/>
        <w:gridCol w:w="5128"/>
      </w:tblGrid>
      <w:tr w:rsidR="00173C85" w14:paraId="5402BFB8" w14:textId="77777777" w:rsidTr="00291A27">
        <w:tc>
          <w:tcPr>
            <w:tcW w:w="1980" w:type="dxa"/>
          </w:tcPr>
          <w:p w14:paraId="17A4762C" w14:textId="77777777" w:rsidR="007A173D" w:rsidRPr="00B942BD" w:rsidRDefault="007A173D" w:rsidP="00736ED9">
            <w:pPr>
              <w:keepNext/>
              <w:spacing w:before="240"/>
              <w:ind w:left="-113" w:hanging="7"/>
              <w:rPr>
                <w:b/>
              </w:rPr>
            </w:pPr>
            <w:r w:rsidRPr="00B942BD">
              <w:rPr>
                <w:b/>
              </w:rPr>
              <w:t>Ator principal</w:t>
            </w:r>
          </w:p>
        </w:tc>
        <w:tc>
          <w:tcPr>
            <w:tcW w:w="5128" w:type="dxa"/>
            <w:tcBorders>
              <w:top w:val="single" w:sz="4" w:space="0" w:color="auto"/>
            </w:tcBorders>
          </w:tcPr>
          <w:p w14:paraId="1B562CD6" w14:textId="77777777" w:rsidR="007A173D" w:rsidRPr="00B942BD" w:rsidRDefault="007A173D" w:rsidP="00736ED9">
            <w:pPr>
              <w:keepNext/>
              <w:spacing w:before="240"/>
              <w:ind w:left="-108"/>
            </w:pPr>
            <w:r w:rsidRPr="00B942BD">
              <w:t>Administrador</w:t>
            </w:r>
          </w:p>
        </w:tc>
      </w:tr>
      <w:tr w:rsidR="00AC19A3" w14:paraId="40607DA4" w14:textId="77777777" w:rsidTr="00291A27">
        <w:tc>
          <w:tcPr>
            <w:tcW w:w="1980" w:type="dxa"/>
          </w:tcPr>
          <w:p w14:paraId="0881D59B" w14:textId="77777777" w:rsidR="007A173D" w:rsidRPr="00B942BD" w:rsidRDefault="007A173D" w:rsidP="00736ED9">
            <w:pPr>
              <w:keepNext/>
              <w:spacing w:before="240"/>
              <w:ind w:left="-113" w:hanging="7"/>
              <w:rPr>
                <w:b/>
              </w:rPr>
            </w:pPr>
            <w:r w:rsidRPr="00B942BD">
              <w:rPr>
                <w:b/>
              </w:rPr>
              <w:t>Nome</w:t>
            </w:r>
          </w:p>
        </w:tc>
        <w:tc>
          <w:tcPr>
            <w:tcW w:w="5128" w:type="dxa"/>
          </w:tcPr>
          <w:p w14:paraId="77EC5407" w14:textId="77777777" w:rsidR="007A173D" w:rsidRPr="00B942BD" w:rsidRDefault="007A173D" w:rsidP="00736ED9">
            <w:pPr>
              <w:keepNext/>
              <w:spacing w:before="240"/>
              <w:ind w:left="-108"/>
            </w:pPr>
            <w:r w:rsidRPr="00B942BD">
              <w:t xml:space="preserve">Remover veículos </w:t>
            </w:r>
          </w:p>
        </w:tc>
      </w:tr>
      <w:tr w:rsidR="00D028D1" w:rsidRPr="00B942BD" w14:paraId="018E63A1" w14:textId="77777777" w:rsidTr="00291A27">
        <w:tc>
          <w:tcPr>
            <w:tcW w:w="1980" w:type="dxa"/>
          </w:tcPr>
          <w:p w14:paraId="50C0C209" w14:textId="77777777" w:rsidR="007A173D" w:rsidRPr="00B942BD" w:rsidRDefault="007A173D" w:rsidP="00736ED9">
            <w:pPr>
              <w:keepNext/>
              <w:spacing w:before="240"/>
              <w:ind w:left="-113" w:hanging="7"/>
              <w:rPr>
                <w:b/>
              </w:rPr>
            </w:pPr>
            <w:proofErr w:type="spellStart"/>
            <w:r w:rsidRPr="00B942BD">
              <w:rPr>
                <w:b/>
              </w:rPr>
              <w:t>Descrição</w:t>
            </w:r>
            <w:proofErr w:type="spellEnd"/>
          </w:p>
        </w:tc>
        <w:tc>
          <w:tcPr>
            <w:tcW w:w="5128" w:type="dxa"/>
          </w:tcPr>
          <w:p w14:paraId="0DE0BBB9" w14:textId="77777777" w:rsidR="007A173D" w:rsidRPr="00B942BD" w:rsidRDefault="007A173D" w:rsidP="00736ED9">
            <w:pPr>
              <w:keepNext/>
              <w:spacing w:before="240"/>
              <w:ind w:left="-108"/>
            </w:pPr>
            <w:r w:rsidRPr="00B942BD">
              <w:t>Permite ao administrador remover um veículo da frota do sistema.</w:t>
            </w:r>
          </w:p>
        </w:tc>
      </w:tr>
      <w:tr w:rsidR="00AC19A3" w14:paraId="22218AE6" w14:textId="77777777" w:rsidTr="00291A27">
        <w:tc>
          <w:tcPr>
            <w:tcW w:w="1980" w:type="dxa"/>
          </w:tcPr>
          <w:p w14:paraId="4E90CC89" w14:textId="77777777" w:rsidR="007A173D" w:rsidRPr="00B942BD" w:rsidRDefault="007A173D" w:rsidP="00736ED9">
            <w:pPr>
              <w:keepNext/>
              <w:spacing w:before="240"/>
              <w:ind w:left="-113" w:hanging="7"/>
              <w:rPr>
                <w:b/>
              </w:rPr>
            </w:pPr>
            <w:r w:rsidRPr="00B942BD">
              <w:rPr>
                <w:b/>
              </w:rPr>
              <w:t>Pré-</w:t>
            </w:r>
            <w:proofErr w:type="spellStart"/>
            <w:r w:rsidRPr="00B942BD">
              <w:rPr>
                <w:b/>
              </w:rPr>
              <w:t>condiçoes</w:t>
            </w:r>
            <w:proofErr w:type="spellEnd"/>
          </w:p>
        </w:tc>
        <w:tc>
          <w:tcPr>
            <w:tcW w:w="5128" w:type="dxa"/>
          </w:tcPr>
          <w:p w14:paraId="240394B1" w14:textId="77777777" w:rsidR="007A173D" w:rsidRPr="00B942BD" w:rsidRDefault="007A173D" w:rsidP="00736ED9">
            <w:pPr>
              <w:keepNext/>
              <w:spacing w:before="240"/>
              <w:ind w:left="-108"/>
            </w:pPr>
            <w:r w:rsidRPr="00B942BD">
              <w:t>O administrador deve estar autenticado no sistema.</w:t>
            </w:r>
          </w:p>
          <w:p w14:paraId="386BFEFA" w14:textId="77777777" w:rsidR="007A173D" w:rsidRPr="00B942BD" w:rsidRDefault="007A173D" w:rsidP="00736ED9">
            <w:pPr>
              <w:keepNext/>
              <w:spacing w:before="240"/>
              <w:ind w:left="-108"/>
            </w:pPr>
            <w:r w:rsidRPr="00B942BD">
              <w:t>O veículo deve existir.</w:t>
            </w:r>
          </w:p>
        </w:tc>
      </w:tr>
      <w:tr w:rsidR="00D028D1" w:rsidRPr="00B942BD" w14:paraId="725A38BD" w14:textId="77777777" w:rsidTr="00291A27">
        <w:tc>
          <w:tcPr>
            <w:tcW w:w="1980" w:type="dxa"/>
          </w:tcPr>
          <w:p w14:paraId="7BDA575E" w14:textId="77777777" w:rsidR="007A173D" w:rsidRPr="00B942BD" w:rsidRDefault="007A173D" w:rsidP="00736ED9">
            <w:pPr>
              <w:keepNext/>
              <w:spacing w:before="240"/>
              <w:ind w:left="-113" w:hanging="7"/>
              <w:rPr>
                <w:b/>
              </w:rPr>
            </w:pPr>
            <w:r w:rsidRPr="00B942BD">
              <w:rPr>
                <w:b/>
              </w:rPr>
              <w:t>Pós-</w:t>
            </w:r>
            <w:proofErr w:type="spellStart"/>
            <w:r w:rsidRPr="00B942BD">
              <w:rPr>
                <w:b/>
              </w:rPr>
              <w:t>condiçoes</w:t>
            </w:r>
            <w:proofErr w:type="spellEnd"/>
          </w:p>
        </w:tc>
        <w:tc>
          <w:tcPr>
            <w:tcW w:w="5128" w:type="dxa"/>
          </w:tcPr>
          <w:p w14:paraId="0256ABBC" w14:textId="77777777" w:rsidR="007A173D" w:rsidRPr="00B942BD" w:rsidRDefault="007A173D" w:rsidP="00736ED9">
            <w:pPr>
              <w:keepNext/>
              <w:spacing w:before="240"/>
              <w:ind w:left="-108"/>
            </w:pPr>
            <w:r w:rsidRPr="00B942BD">
              <w:t>O veículo é removido da frota.</w:t>
            </w:r>
          </w:p>
          <w:p w14:paraId="52070511" w14:textId="77777777" w:rsidR="007A173D" w:rsidRPr="00B942BD" w:rsidRDefault="007A173D" w:rsidP="00736ED9">
            <w:pPr>
              <w:keepNext/>
              <w:spacing w:before="240"/>
              <w:ind w:left="-108"/>
            </w:pPr>
            <w:r w:rsidRPr="00B942BD">
              <w:t>O veículo deixa de estar disponível no sistema.</w:t>
            </w:r>
          </w:p>
        </w:tc>
      </w:tr>
      <w:tr w:rsidR="005933A8" w:rsidRPr="00B942BD" w14:paraId="47BBC2AF" w14:textId="77777777" w:rsidTr="00291A27">
        <w:tc>
          <w:tcPr>
            <w:tcW w:w="1980" w:type="dxa"/>
          </w:tcPr>
          <w:p w14:paraId="0A3F9A28" w14:textId="77777777" w:rsidR="007A173D" w:rsidRPr="00B942BD" w:rsidRDefault="007A173D" w:rsidP="00736ED9">
            <w:pPr>
              <w:keepNext/>
              <w:spacing w:before="240"/>
              <w:ind w:left="-113" w:hanging="7"/>
              <w:rPr>
                <w:b/>
              </w:rPr>
            </w:pPr>
            <w:proofErr w:type="spellStart"/>
            <w:r w:rsidRPr="00B942BD">
              <w:rPr>
                <w:b/>
              </w:rPr>
              <w:t>Fluxo</w:t>
            </w:r>
            <w:proofErr w:type="spellEnd"/>
            <w:r w:rsidRPr="00B942BD">
              <w:rPr>
                <w:b/>
              </w:rPr>
              <w:t xml:space="preserve"> Principal</w:t>
            </w:r>
          </w:p>
        </w:tc>
        <w:tc>
          <w:tcPr>
            <w:tcW w:w="5128" w:type="dxa"/>
            <w:tcBorders>
              <w:bottom w:val="single" w:sz="4" w:space="0" w:color="auto"/>
            </w:tcBorders>
          </w:tcPr>
          <w:p w14:paraId="4509AECC" w14:textId="77777777" w:rsidR="007A173D" w:rsidRPr="00B942BD" w:rsidRDefault="007A173D" w:rsidP="00736ED9">
            <w:pPr>
              <w:keepNext/>
              <w:spacing w:before="240"/>
              <w:ind w:left="-108"/>
            </w:pPr>
            <w:r w:rsidRPr="00B942BD">
              <w:t>1.O administrador seleciona a opção Remover Veículo.</w:t>
            </w:r>
          </w:p>
          <w:p w14:paraId="1F839FC7" w14:textId="77777777" w:rsidR="007A173D" w:rsidRPr="00B942BD" w:rsidRDefault="007A173D" w:rsidP="00736ED9">
            <w:pPr>
              <w:keepNext/>
              <w:spacing w:before="240"/>
              <w:ind w:left="-108"/>
            </w:pPr>
            <w:r w:rsidRPr="00B942BD">
              <w:t>2.O sistema solicita o ID do veículo.</w:t>
            </w:r>
          </w:p>
          <w:p w14:paraId="17955CB4" w14:textId="77777777" w:rsidR="007A173D" w:rsidRPr="00B942BD" w:rsidRDefault="007A173D" w:rsidP="00736ED9">
            <w:pPr>
              <w:keepNext/>
              <w:spacing w:before="240"/>
              <w:ind w:left="-108"/>
            </w:pPr>
            <w:r w:rsidRPr="00B942BD">
              <w:t>3.O administrador introduz o ID.</w:t>
            </w:r>
          </w:p>
          <w:p w14:paraId="58121CD6" w14:textId="77777777" w:rsidR="007A173D" w:rsidRPr="00B942BD" w:rsidRDefault="007A173D" w:rsidP="00736ED9">
            <w:pPr>
              <w:keepNext/>
              <w:spacing w:before="240"/>
              <w:ind w:left="-108"/>
            </w:pPr>
            <w:r w:rsidRPr="00B942BD">
              <w:t>4.O sistema procura o veículo.</w:t>
            </w:r>
          </w:p>
          <w:p w14:paraId="49E92777" w14:textId="77777777" w:rsidR="007A173D" w:rsidRPr="00B942BD" w:rsidRDefault="007A173D" w:rsidP="00736ED9">
            <w:pPr>
              <w:keepNext/>
              <w:spacing w:before="240"/>
              <w:ind w:left="-108"/>
            </w:pPr>
            <w:r w:rsidRPr="00B942BD">
              <w:t>5.O sistema remove o veículo.</w:t>
            </w:r>
          </w:p>
          <w:p w14:paraId="109BE563" w14:textId="77777777" w:rsidR="007A173D" w:rsidRPr="00B942BD" w:rsidRDefault="007A173D" w:rsidP="00736ED9">
            <w:pPr>
              <w:keepNext/>
              <w:spacing w:before="240"/>
              <w:ind w:left="-108"/>
            </w:pPr>
            <w:r w:rsidRPr="00B942BD">
              <w:t>6.O sistema informa que o veículo foi removido com sucesso</w:t>
            </w:r>
          </w:p>
        </w:tc>
      </w:tr>
      <w:tr w:rsidR="00173C85" w:rsidRPr="00B942BD" w14:paraId="689E1B40" w14:textId="77777777" w:rsidTr="00291A27">
        <w:tc>
          <w:tcPr>
            <w:tcW w:w="1980" w:type="dxa"/>
          </w:tcPr>
          <w:p w14:paraId="09288480" w14:textId="77777777" w:rsidR="007A173D" w:rsidRPr="00B942BD" w:rsidRDefault="007A173D" w:rsidP="00736ED9">
            <w:pPr>
              <w:keepNext/>
              <w:spacing w:before="240" w:after="120"/>
              <w:ind w:left="-113" w:hanging="7"/>
              <w:rPr>
                <w:b/>
              </w:rPr>
            </w:pPr>
            <w:proofErr w:type="spellStart"/>
            <w:r w:rsidRPr="00B942BD">
              <w:rPr>
                <w:b/>
              </w:rPr>
              <w:t>Fluxo</w:t>
            </w:r>
            <w:proofErr w:type="spellEnd"/>
            <w:r w:rsidRPr="00B942BD">
              <w:rPr>
                <w:b/>
              </w:rPr>
              <w:t xml:space="preserve"> alternativo</w:t>
            </w:r>
          </w:p>
        </w:tc>
        <w:tc>
          <w:tcPr>
            <w:tcW w:w="5128" w:type="dxa"/>
            <w:tcBorders>
              <w:top w:val="single" w:sz="4" w:space="0" w:color="auto"/>
            </w:tcBorders>
          </w:tcPr>
          <w:p w14:paraId="726FDC91" w14:textId="77777777" w:rsidR="007A173D" w:rsidRPr="00B942BD" w:rsidRDefault="007A173D" w:rsidP="00736ED9">
            <w:pPr>
              <w:keepNext/>
              <w:spacing w:before="240" w:after="120"/>
              <w:ind w:left="-108"/>
            </w:pPr>
            <w:r w:rsidRPr="00B942BD">
              <w:t>4a. Veículo inexistente</w:t>
            </w:r>
          </w:p>
          <w:p w14:paraId="486D9E1C" w14:textId="77777777" w:rsidR="007A173D" w:rsidRPr="00B942BD" w:rsidRDefault="007A173D" w:rsidP="00736ED9">
            <w:pPr>
              <w:keepNext/>
              <w:spacing w:before="240" w:after="120"/>
              <w:ind w:left="-108"/>
            </w:pPr>
            <w:r w:rsidRPr="00B942BD">
              <w:t>4a1. O sistema não encontra o veículo.</w:t>
            </w:r>
          </w:p>
          <w:p w14:paraId="3057868B" w14:textId="77777777" w:rsidR="007A173D" w:rsidRPr="00B942BD" w:rsidRDefault="007A173D" w:rsidP="00736ED9">
            <w:pPr>
              <w:keepNext/>
              <w:spacing w:before="240" w:after="120"/>
              <w:ind w:left="-108"/>
            </w:pPr>
            <w:r w:rsidRPr="00B942BD">
              <w:t>4a2. O sistema informa que o veículo não existe.</w:t>
            </w:r>
          </w:p>
          <w:p w14:paraId="28D14B54" w14:textId="77777777" w:rsidR="007A173D" w:rsidRPr="00B942BD" w:rsidRDefault="007A173D" w:rsidP="00736ED9">
            <w:pPr>
              <w:keepNext/>
              <w:spacing w:before="240" w:after="120"/>
              <w:ind w:left="-108"/>
            </w:pPr>
            <w:r w:rsidRPr="00B942BD">
              <w:t>5a. Veículo associado a entrega ativa</w:t>
            </w:r>
          </w:p>
          <w:p w14:paraId="00439E46" w14:textId="77777777" w:rsidR="007A173D" w:rsidRPr="00B942BD" w:rsidRDefault="007A173D" w:rsidP="00736ED9">
            <w:pPr>
              <w:keepNext/>
              <w:spacing w:before="240" w:after="120"/>
              <w:ind w:left="-108"/>
            </w:pPr>
            <w:r w:rsidRPr="00B942BD">
              <w:t>5a1. O sistema detecta que o veículo está associado a uma encomenda em transporte.</w:t>
            </w:r>
          </w:p>
          <w:p w14:paraId="3D1BA538" w14:textId="77777777" w:rsidR="007A173D" w:rsidRPr="00B942BD" w:rsidRDefault="007A173D" w:rsidP="00736ED9">
            <w:pPr>
              <w:keepNext/>
              <w:spacing w:before="240" w:after="120"/>
              <w:ind w:left="-108"/>
            </w:pPr>
            <w:r w:rsidRPr="00B942BD">
              <w:t>5a2. O sistema impede a remoção do veículo.</w:t>
            </w:r>
          </w:p>
        </w:tc>
      </w:tr>
      <w:tr w:rsidR="00D028D1" w:rsidRPr="00B942BD" w14:paraId="4A2958C9" w14:textId="77777777" w:rsidTr="00291A27">
        <w:tc>
          <w:tcPr>
            <w:tcW w:w="1980" w:type="dxa"/>
          </w:tcPr>
          <w:p w14:paraId="14886089" w14:textId="77777777" w:rsidR="007A173D" w:rsidRPr="00B942BD" w:rsidRDefault="007A173D" w:rsidP="00736ED9">
            <w:pPr>
              <w:keepNext/>
              <w:spacing w:before="240" w:after="120"/>
              <w:ind w:left="-113" w:hanging="7"/>
              <w:rPr>
                <w:b/>
              </w:rPr>
            </w:pPr>
            <w:proofErr w:type="spellStart"/>
            <w:r w:rsidRPr="00B942BD">
              <w:rPr>
                <w:b/>
              </w:rPr>
              <w:t>Regras</w:t>
            </w:r>
            <w:proofErr w:type="spellEnd"/>
            <w:r w:rsidRPr="00B942BD">
              <w:rPr>
                <w:b/>
              </w:rPr>
              <w:t xml:space="preserve"> de </w:t>
            </w:r>
            <w:proofErr w:type="spellStart"/>
            <w:r w:rsidRPr="00B942BD">
              <w:rPr>
                <w:b/>
              </w:rPr>
              <w:t>Negócio</w:t>
            </w:r>
            <w:proofErr w:type="spellEnd"/>
          </w:p>
        </w:tc>
        <w:tc>
          <w:tcPr>
            <w:tcW w:w="5128" w:type="dxa"/>
          </w:tcPr>
          <w:p w14:paraId="4EEC2C07" w14:textId="77777777" w:rsidR="007A173D" w:rsidRPr="00B942BD" w:rsidRDefault="007A173D" w:rsidP="00736ED9">
            <w:pPr>
              <w:keepNext/>
              <w:spacing w:before="240" w:after="120"/>
              <w:ind w:left="-108"/>
            </w:pPr>
            <w:r w:rsidRPr="00B942BD">
              <w:t>Cada veículo possui um ID único.</w:t>
            </w:r>
          </w:p>
          <w:p w14:paraId="5561F497" w14:textId="77777777" w:rsidR="007A173D" w:rsidRPr="00B942BD" w:rsidRDefault="007A173D" w:rsidP="00736ED9">
            <w:pPr>
              <w:keepNext/>
              <w:spacing w:before="240" w:after="120"/>
              <w:ind w:left="-108"/>
            </w:pPr>
            <w:r w:rsidRPr="00B942BD">
              <w:t>Apenas veículos registados podem ser removidos.</w:t>
            </w:r>
          </w:p>
          <w:p w14:paraId="29F11BD9" w14:textId="77777777" w:rsidR="007A173D" w:rsidRPr="00B942BD" w:rsidRDefault="007A173D" w:rsidP="00736ED9">
            <w:pPr>
              <w:keepNext/>
              <w:spacing w:before="240" w:after="120"/>
              <w:ind w:left="-108"/>
            </w:pPr>
            <w:r w:rsidRPr="00B942BD">
              <w:t>Um veículo associado a uma entrega ativa não pode ser removido.</w:t>
            </w:r>
          </w:p>
          <w:p w14:paraId="21C62941" w14:textId="77777777" w:rsidR="007A173D" w:rsidRPr="00B942BD" w:rsidRDefault="007A173D" w:rsidP="00736ED9">
            <w:pPr>
              <w:keepNext/>
              <w:spacing w:before="240" w:after="120"/>
              <w:ind w:left="-108"/>
            </w:pPr>
            <w:r w:rsidRPr="00B942BD">
              <w:t>Apenas o administrador pode remover veículos</w:t>
            </w:r>
          </w:p>
        </w:tc>
      </w:tr>
    </w:tbl>
    <w:p w14:paraId="56C398CE" w14:textId="77777777" w:rsidR="00B66D7F" w:rsidRPr="00B942BD" w:rsidRDefault="00B66D7F" w:rsidP="00B66D7F">
      <w:pPr>
        <w:keepNext/>
        <w:spacing w:before="240" w:after="120"/>
        <w:rPr>
          <w:b/>
        </w:rPr>
      </w:pPr>
    </w:p>
    <w:p w14:paraId="712A48FF" w14:textId="1A8146C8" w:rsidR="00A2588B" w:rsidRPr="00096CBB" w:rsidRDefault="00B66D7F" w:rsidP="00B66D7F">
      <w:pPr>
        <w:ind w:left="-284"/>
        <w:rPr>
          <w:b/>
          <w:lang w:val="pt-BR"/>
          <w:rPrChange w:id="38" w:author="Mário Adérito Kumolehã Figueira" w:date="2026-05-17T22:58:00Z" w16du:dateUtc="2026-05-17T21:58:00Z">
            <w:rPr>
              <w:b/>
            </w:rPr>
          </w:rPrChange>
        </w:rPr>
      </w:pPr>
      <w:r w:rsidRPr="00096CBB">
        <w:rPr>
          <w:b/>
          <w:lang w:val="pt-BR"/>
          <w:rPrChange w:id="39" w:author="Mário Adérito Kumolehã Figueira" w:date="2026-05-17T22:58:00Z" w16du:dateUtc="2026-05-17T21:58:00Z">
            <w:rPr>
              <w:b/>
            </w:rPr>
          </w:rPrChange>
        </w:rPr>
        <w:t>6.2.6</w:t>
      </w:r>
      <w:r w:rsidRPr="00096CBB">
        <w:rPr>
          <w:b/>
          <w:lang w:val="pt-BR"/>
          <w:rPrChange w:id="40" w:author="Mário Adérito Kumolehã Figueira" w:date="2026-05-17T22:58:00Z" w16du:dateUtc="2026-05-17T21:58:00Z">
            <w:rPr>
              <w:b/>
            </w:rPr>
          </w:rPrChange>
        </w:rPr>
        <w:tab/>
      </w:r>
      <w:r w:rsidR="00832E6F" w:rsidRPr="00096CBB">
        <w:rPr>
          <w:b/>
          <w:bCs/>
          <w:lang w:val="pt-BR"/>
          <w:rPrChange w:id="41" w:author="Mário Adérito Kumolehã Figueira" w:date="2026-05-17T22:58:00Z" w16du:dateUtc="2026-05-17T21:58:00Z">
            <w:rPr>
              <w:b/>
              <w:bCs/>
            </w:rPr>
          </w:rPrChange>
        </w:rPr>
        <w:t>UC</w:t>
      </w:r>
      <w:r w:rsidRPr="00096CBB">
        <w:rPr>
          <w:b/>
          <w:lang w:val="pt-BR"/>
          <w:rPrChange w:id="42" w:author="Mário Adérito Kumolehã Figueira" w:date="2026-05-17T22:58:00Z" w16du:dateUtc="2026-05-17T21:58:00Z">
            <w:rPr>
              <w:b/>
            </w:rPr>
          </w:rPrChange>
        </w:rPr>
        <w:t xml:space="preserve"> 6 — Remover Cliente</w:t>
      </w:r>
    </w:p>
    <w:p w14:paraId="49F26EDC" w14:textId="13424DAD" w:rsidR="00B66D7F" w:rsidRPr="00096CBB" w:rsidRDefault="00B66D7F" w:rsidP="00B66D7F">
      <w:pPr>
        <w:ind w:left="-284"/>
        <w:rPr>
          <w:sz w:val="18"/>
          <w:szCs w:val="18"/>
          <w:lang w:val="pt-BR"/>
          <w:rPrChange w:id="43" w:author="Mário Adérito Kumolehã Figueira" w:date="2026-05-17T22:58:00Z" w16du:dateUtc="2026-05-17T21:58:00Z">
            <w:rPr>
              <w:sz w:val="18"/>
              <w:szCs w:val="18"/>
            </w:rPr>
          </w:rPrChange>
        </w:rPr>
      </w:pPr>
      <w:r w:rsidRPr="00096CBB">
        <w:rPr>
          <w:sz w:val="18"/>
          <w:szCs w:val="18"/>
          <w:lang w:val="pt-BR"/>
          <w:rPrChange w:id="44" w:author="Mário Adérito Kumolehã Figueira" w:date="2026-05-17T22:58:00Z" w16du:dateUtc="2026-05-17T21:58:00Z">
            <w:rPr>
              <w:sz w:val="18"/>
              <w:szCs w:val="18"/>
            </w:rPr>
          </w:rPrChange>
        </w:rPr>
        <w:t xml:space="preserve">A Tabela </w:t>
      </w:r>
      <w:ins w:id="45" w:author="Mário Adérito Kumolehã Figueira" w:date="2026-05-17T22:58:00Z" w16du:dateUtc="2026-05-17T21:58:00Z">
        <w:r w:rsidR="00096CBB" w:rsidRPr="00096CBB">
          <w:rPr>
            <w:sz w:val="18"/>
            <w:szCs w:val="18"/>
            <w:lang w:val="pt-BR"/>
            <w:rPrChange w:id="46" w:author="Mário Adérito Kumolehã Figueira" w:date="2026-05-17T22:58:00Z" w16du:dateUtc="2026-05-17T21:58:00Z">
              <w:rPr>
                <w:sz w:val="18"/>
                <w:szCs w:val="18"/>
              </w:rPr>
            </w:rPrChange>
          </w:rPr>
          <w:t>7</w:t>
        </w:r>
      </w:ins>
      <w:del w:id="47" w:author="Mário Adérito Kumolehã Figueira" w:date="2026-05-17T22:58:00Z" w16du:dateUtc="2026-05-17T21:58:00Z">
        <w:r w:rsidR="00AC5368" w:rsidRPr="00096CBB" w:rsidDel="00096CBB">
          <w:rPr>
            <w:sz w:val="18"/>
            <w:szCs w:val="18"/>
            <w:lang w:val="pt-BR"/>
            <w:rPrChange w:id="48" w:author="Mário Adérito Kumolehã Figueira" w:date="2026-05-17T22:58:00Z" w16du:dateUtc="2026-05-17T21:58:00Z">
              <w:rPr>
                <w:sz w:val="18"/>
                <w:szCs w:val="18"/>
              </w:rPr>
            </w:rPrChange>
          </w:rPr>
          <w:delText>6</w:delText>
        </w:r>
      </w:del>
      <w:r w:rsidRPr="00096CBB">
        <w:rPr>
          <w:sz w:val="18"/>
          <w:szCs w:val="18"/>
          <w:lang w:val="pt-BR"/>
          <w:rPrChange w:id="49" w:author="Mário Adérito Kumolehã Figueira" w:date="2026-05-17T22:58:00Z" w16du:dateUtc="2026-05-17T21:58:00Z">
            <w:rPr>
              <w:sz w:val="18"/>
              <w:szCs w:val="18"/>
            </w:rPr>
          </w:rPrChange>
        </w:rPr>
        <w:t>, mostra as</w:t>
      </w:r>
      <w:r w:rsidRPr="00096CBB">
        <w:rPr>
          <w:b/>
          <w:sz w:val="18"/>
          <w:szCs w:val="18"/>
          <w:lang w:val="pt-BR"/>
          <w:rPrChange w:id="50" w:author="Mário Adérito Kumolehã Figueira" w:date="2026-05-17T22:58:00Z" w16du:dateUtc="2026-05-17T21:58:00Z">
            <w:rPr>
              <w:b/>
              <w:sz w:val="18"/>
              <w:szCs w:val="18"/>
            </w:rPr>
          </w:rPrChange>
        </w:rPr>
        <w:t xml:space="preserve"> e</w:t>
      </w:r>
      <w:r w:rsidRPr="00096CBB">
        <w:rPr>
          <w:sz w:val="18"/>
          <w:szCs w:val="18"/>
          <w:lang w:val="pt-BR"/>
          <w:rPrChange w:id="51" w:author="Mário Adérito Kumolehã Figueira" w:date="2026-05-17T22:58:00Z" w16du:dateUtc="2026-05-17T21:58:00Z">
            <w:rPr>
              <w:sz w:val="18"/>
              <w:szCs w:val="18"/>
            </w:rPr>
          </w:rPrChange>
        </w:rPr>
        <w:t xml:space="preserve">specificações do caso de uso remover </w:t>
      </w:r>
      <w:r w:rsidR="00AC5368" w:rsidRPr="00096CBB">
        <w:rPr>
          <w:sz w:val="18"/>
          <w:szCs w:val="18"/>
          <w:lang w:val="pt-BR"/>
          <w:rPrChange w:id="52" w:author="Mário Adérito Kumolehã Figueira" w:date="2026-05-17T22:58:00Z" w16du:dateUtc="2026-05-17T21:58:00Z">
            <w:rPr>
              <w:sz w:val="18"/>
              <w:szCs w:val="18"/>
            </w:rPr>
          </w:rPrChange>
        </w:rPr>
        <w:t>cliente</w:t>
      </w:r>
      <w:r w:rsidRPr="00096CBB">
        <w:rPr>
          <w:sz w:val="18"/>
          <w:szCs w:val="18"/>
          <w:lang w:val="pt-BR"/>
          <w:rPrChange w:id="53" w:author="Mário Adérito Kumolehã Figueira" w:date="2026-05-17T22:58:00Z" w16du:dateUtc="2026-05-17T21:58:00Z">
            <w:rPr>
              <w:sz w:val="18"/>
              <w:szCs w:val="18"/>
            </w:rPr>
          </w:rPrChange>
        </w:rPr>
        <w:t>.</w:t>
      </w:r>
    </w:p>
    <w:p w14:paraId="7BFF7DFA" w14:textId="4DE69805" w:rsidR="00EB0284" w:rsidRPr="00134F0B" w:rsidRDefault="00E17F3A" w:rsidP="00C82D18">
      <w:pPr>
        <w:spacing w:before="120" w:after="120"/>
        <w:ind w:left="-284"/>
        <w:rPr>
          <w:sz w:val="18"/>
          <w:szCs w:val="18"/>
          <w:lang w:val="pt-BR"/>
          <w:rPrChange w:id="54" w:author="Mário Adérito Kumolehã Figueira" w:date="2026-05-17T22:58:00Z" w16du:dateUtc="2026-05-17T21:58:00Z">
            <w:rPr>
              <w:sz w:val="18"/>
              <w:szCs w:val="18"/>
            </w:rPr>
          </w:rPrChange>
        </w:rPr>
      </w:pPr>
      <w:r w:rsidRPr="00134F0B">
        <w:rPr>
          <w:b/>
          <w:sz w:val="18"/>
          <w:szCs w:val="18"/>
          <w:lang w:val="pt-BR"/>
          <w:rPrChange w:id="55" w:author="Mário Adérito Kumolehã Figueira" w:date="2026-05-17T22:58:00Z" w16du:dateUtc="2026-05-17T21:58:00Z">
            <w:rPr>
              <w:b/>
              <w:sz w:val="18"/>
              <w:szCs w:val="18"/>
            </w:rPr>
          </w:rPrChange>
        </w:rPr>
        <w:t>Tabe</w:t>
      </w:r>
      <w:r w:rsidR="0085481C" w:rsidRPr="00134F0B">
        <w:rPr>
          <w:b/>
          <w:sz w:val="18"/>
          <w:szCs w:val="18"/>
          <w:lang w:val="pt-BR"/>
          <w:rPrChange w:id="56" w:author="Mário Adérito Kumolehã Figueira" w:date="2026-05-17T22:58:00Z" w16du:dateUtc="2026-05-17T21:58:00Z">
            <w:rPr>
              <w:b/>
              <w:sz w:val="18"/>
              <w:szCs w:val="18"/>
            </w:rPr>
          </w:rPrChange>
        </w:rPr>
        <w:t>l</w:t>
      </w:r>
      <w:r w:rsidRPr="00134F0B">
        <w:rPr>
          <w:b/>
          <w:sz w:val="18"/>
          <w:szCs w:val="18"/>
          <w:lang w:val="pt-BR"/>
          <w:rPrChange w:id="57" w:author="Mário Adérito Kumolehã Figueira" w:date="2026-05-17T22:58:00Z" w16du:dateUtc="2026-05-17T21:58:00Z">
            <w:rPr>
              <w:b/>
              <w:sz w:val="18"/>
              <w:szCs w:val="18"/>
            </w:rPr>
          </w:rPrChange>
        </w:rPr>
        <w:t xml:space="preserve">a </w:t>
      </w:r>
      <w:ins w:id="58" w:author="Mário Adérito Kumolehã Figueira" w:date="2026-05-17T22:58:00Z" w16du:dateUtc="2026-05-17T21:58:00Z">
        <w:r w:rsidR="00096CBB" w:rsidRPr="00134F0B">
          <w:rPr>
            <w:b/>
            <w:sz w:val="18"/>
            <w:szCs w:val="18"/>
            <w:lang w:val="pt-BR"/>
            <w:rPrChange w:id="59" w:author="Mário Adérito Kumolehã Figueira" w:date="2026-05-17T22:58:00Z" w16du:dateUtc="2026-05-17T21:58:00Z">
              <w:rPr>
                <w:b/>
                <w:sz w:val="18"/>
                <w:szCs w:val="18"/>
              </w:rPr>
            </w:rPrChange>
          </w:rPr>
          <w:t>7.</w:t>
        </w:r>
      </w:ins>
      <w:del w:id="60" w:author="Mário Adérito Kumolehã Figueira" w:date="2026-05-17T22:58:00Z" w16du:dateUtc="2026-05-17T21:58:00Z">
        <w:r w:rsidRPr="00134F0B" w:rsidDel="00096CBB">
          <w:rPr>
            <w:sz w:val="18"/>
            <w:szCs w:val="18"/>
            <w:lang w:val="pt-BR"/>
            <w:rPrChange w:id="61" w:author="Mário Adérito Kumolehã Figueira" w:date="2026-05-17T22:58:00Z" w16du:dateUtc="2026-05-17T21:58:00Z">
              <w:rPr>
                <w:b/>
                <w:sz w:val="18"/>
                <w:szCs w:val="18"/>
              </w:rPr>
            </w:rPrChange>
          </w:rPr>
          <w:delText>6-</w:delText>
        </w:r>
      </w:del>
      <w:ins w:id="62" w:author="Mário Adérito Kumolehã Figueira" w:date="2026-05-17T22:58:00Z" w16du:dateUtc="2026-05-17T21:58:00Z">
        <w:r w:rsidR="00096CBB" w:rsidRPr="00134F0B">
          <w:rPr>
            <w:sz w:val="18"/>
            <w:szCs w:val="18"/>
            <w:lang w:val="pt-BR"/>
            <w:rPrChange w:id="63" w:author="Mário Adérito Kumolehã Figueira" w:date="2026-05-17T22:58:00Z" w16du:dateUtc="2026-05-17T21:58:00Z">
              <w:rPr>
                <w:b/>
                <w:sz w:val="18"/>
                <w:szCs w:val="18"/>
              </w:rPr>
            </w:rPrChange>
          </w:rPr>
          <w:t>E</w:t>
        </w:r>
      </w:ins>
      <w:del w:id="64" w:author="Mário Adérito Kumolehã Figueira" w:date="2026-05-17T22:58:00Z" w16du:dateUtc="2026-05-17T21:58:00Z">
        <w:r w:rsidRPr="00134F0B" w:rsidDel="00096CBB">
          <w:rPr>
            <w:b/>
            <w:sz w:val="18"/>
            <w:szCs w:val="18"/>
            <w:lang w:val="pt-BR"/>
            <w:rPrChange w:id="65" w:author="Mário Adérito Kumolehã Figueira" w:date="2026-05-17T22:58:00Z" w16du:dateUtc="2026-05-17T21:58:00Z">
              <w:rPr>
                <w:b/>
                <w:sz w:val="18"/>
                <w:szCs w:val="18"/>
              </w:rPr>
            </w:rPrChange>
          </w:rPr>
          <w:delText>e</w:delText>
        </w:r>
      </w:del>
      <w:r w:rsidRPr="00134F0B">
        <w:rPr>
          <w:sz w:val="18"/>
          <w:szCs w:val="18"/>
          <w:lang w:val="pt-BR"/>
          <w:rPrChange w:id="66" w:author="Mário Adérito Kumolehã Figueira" w:date="2026-05-17T22:58:00Z" w16du:dateUtc="2026-05-17T21:58:00Z">
            <w:rPr>
              <w:sz w:val="18"/>
              <w:szCs w:val="18"/>
            </w:rPr>
          </w:rPrChange>
        </w:rPr>
        <w:t>specificação do caso de uso remover clien</w:t>
      </w:r>
      <w:r w:rsidR="00D03D49" w:rsidRPr="00134F0B">
        <w:rPr>
          <w:sz w:val="18"/>
          <w:szCs w:val="18"/>
          <w:lang w:val="pt-BR"/>
          <w:rPrChange w:id="67" w:author="Mário Adérito Kumolehã Figueira" w:date="2026-05-17T22:58:00Z" w16du:dateUtc="2026-05-17T21:58:00Z">
            <w:rPr>
              <w:sz w:val="18"/>
              <w:szCs w:val="18"/>
            </w:rPr>
          </w:rPrChange>
        </w:rPr>
        <w:t xml:space="preserve">tes </w:t>
      </w:r>
    </w:p>
    <w:tbl>
      <w:tblPr>
        <w:tblStyle w:val="TableGrid"/>
        <w:tblW w:w="0" w:type="auto"/>
        <w:tblInd w:w="-147" w:type="dxa"/>
        <w:tblLook w:val="04A0" w:firstRow="1" w:lastRow="0" w:firstColumn="1" w:lastColumn="0" w:noHBand="0" w:noVBand="1"/>
      </w:tblPr>
      <w:tblGrid>
        <w:gridCol w:w="1980"/>
        <w:gridCol w:w="4966"/>
      </w:tblGrid>
      <w:tr w:rsidR="00D028D1" w14:paraId="5E51242F" w14:textId="77777777" w:rsidTr="00C82D18">
        <w:trPr>
          <w:cantSplit/>
        </w:trPr>
        <w:tc>
          <w:tcPr>
            <w:tcW w:w="1980" w:type="dxa"/>
          </w:tcPr>
          <w:p w14:paraId="45D762E1" w14:textId="321DD3E4" w:rsidR="00967829" w:rsidRPr="00B942BD" w:rsidRDefault="00CD16EE" w:rsidP="00736ED9">
            <w:pPr>
              <w:widowControl w:val="0"/>
              <w:spacing w:before="240" w:after="120"/>
              <w:ind w:left="-108"/>
              <w:rPr>
                <w:b/>
              </w:rPr>
            </w:pPr>
            <w:r w:rsidRPr="00B942BD">
              <w:rPr>
                <w:b/>
              </w:rPr>
              <w:t>Ator Principal</w:t>
            </w:r>
          </w:p>
        </w:tc>
        <w:tc>
          <w:tcPr>
            <w:tcW w:w="4966" w:type="dxa"/>
          </w:tcPr>
          <w:p w14:paraId="72F93AC9" w14:textId="6F19DD3E" w:rsidR="00967829" w:rsidRPr="00B942BD" w:rsidRDefault="00564D89" w:rsidP="00736ED9">
            <w:pPr>
              <w:keepNext/>
              <w:spacing w:before="240" w:after="120"/>
              <w:ind w:left="-103"/>
            </w:pPr>
            <w:r w:rsidRPr="00B942BD">
              <w:t>Administrador</w:t>
            </w:r>
          </w:p>
        </w:tc>
      </w:tr>
      <w:tr w:rsidR="00D028D1" w14:paraId="0A9AA054" w14:textId="77777777" w:rsidTr="00C82D18">
        <w:trPr>
          <w:cantSplit/>
        </w:trPr>
        <w:tc>
          <w:tcPr>
            <w:tcW w:w="1980" w:type="dxa"/>
          </w:tcPr>
          <w:p w14:paraId="69E5FFF4" w14:textId="7DB5A8D4" w:rsidR="00967829" w:rsidRPr="00B942BD" w:rsidRDefault="00563C83" w:rsidP="00736ED9">
            <w:pPr>
              <w:widowControl w:val="0"/>
              <w:spacing w:before="240" w:after="120"/>
              <w:ind w:left="-108"/>
              <w:rPr>
                <w:b/>
              </w:rPr>
            </w:pPr>
            <w:r w:rsidRPr="00B942BD">
              <w:rPr>
                <w:b/>
              </w:rPr>
              <w:t>Nome</w:t>
            </w:r>
          </w:p>
        </w:tc>
        <w:tc>
          <w:tcPr>
            <w:tcW w:w="4966" w:type="dxa"/>
          </w:tcPr>
          <w:p w14:paraId="37992E86" w14:textId="560FF635" w:rsidR="00967829" w:rsidRPr="00B942BD" w:rsidRDefault="00143893" w:rsidP="00736ED9">
            <w:pPr>
              <w:keepNext/>
              <w:spacing w:before="240" w:after="120"/>
              <w:ind w:left="-103"/>
            </w:pPr>
            <w:r w:rsidRPr="00B942BD">
              <w:t>Remover Cliente</w:t>
            </w:r>
          </w:p>
        </w:tc>
      </w:tr>
      <w:tr w:rsidR="00D028D1" w:rsidRPr="00B942BD" w14:paraId="78A7CED7" w14:textId="77777777" w:rsidTr="00C82D18">
        <w:trPr>
          <w:cantSplit/>
        </w:trPr>
        <w:tc>
          <w:tcPr>
            <w:tcW w:w="1980" w:type="dxa"/>
          </w:tcPr>
          <w:p w14:paraId="69055B3A" w14:textId="28F60A8F" w:rsidR="00967829" w:rsidRPr="00B942BD" w:rsidRDefault="00563C83" w:rsidP="00736ED9">
            <w:pPr>
              <w:widowControl w:val="0"/>
              <w:spacing w:before="240" w:after="120"/>
              <w:ind w:left="-108"/>
              <w:rPr>
                <w:b/>
              </w:rPr>
            </w:pPr>
            <w:proofErr w:type="spellStart"/>
            <w:r w:rsidRPr="00B942BD">
              <w:rPr>
                <w:b/>
              </w:rPr>
              <w:t>Descrição</w:t>
            </w:r>
            <w:proofErr w:type="spellEnd"/>
          </w:p>
        </w:tc>
        <w:tc>
          <w:tcPr>
            <w:tcW w:w="4966" w:type="dxa"/>
          </w:tcPr>
          <w:p w14:paraId="0D89C06D" w14:textId="0D8A2350" w:rsidR="00967829" w:rsidRPr="00B942BD" w:rsidRDefault="00143893" w:rsidP="00736ED9">
            <w:pPr>
              <w:keepNext/>
              <w:spacing w:before="240" w:after="120"/>
              <w:ind w:left="-103"/>
            </w:pPr>
            <w:r w:rsidRPr="00B942BD">
              <w:t>Permite ao administrador remover um cliente registado do sistema.</w:t>
            </w:r>
          </w:p>
        </w:tc>
      </w:tr>
      <w:tr w:rsidR="00D028D1" w:rsidRPr="00F918D2" w14:paraId="632B0074" w14:textId="77777777" w:rsidTr="00C82D18">
        <w:trPr>
          <w:cantSplit/>
        </w:trPr>
        <w:tc>
          <w:tcPr>
            <w:tcW w:w="1980" w:type="dxa"/>
          </w:tcPr>
          <w:p w14:paraId="58B7059D" w14:textId="13E4E0A3" w:rsidR="00563C83" w:rsidRPr="00B942BD" w:rsidRDefault="00563C83" w:rsidP="00736ED9">
            <w:pPr>
              <w:widowControl w:val="0"/>
              <w:spacing w:before="240" w:after="120"/>
              <w:ind w:left="-108"/>
              <w:rPr>
                <w:b/>
              </w:rPr>
            </w:pPr>
            <w:r w:rsidRPr="00B942BD">
              <w:rPr>
                <w:b/>
              </w:rPr>
              <w:t>Pré-</w:t>
            </w:r>
            <w:proofErr w:type="spellStart"/>
            <w:r w:rsidRPr="00B942BD">
              <w:rPr>
                <w:b/>
              </w:rPr>
              <w:t>condições</w:t>
            </w:r>
            <w:proofErr w:type="spellEnd"/>
          </w:p>
        </w:tc>
        <w:tc>
          <w:tcPr>
            <w:tcW w:w="4966" w:type="dxa"/>
          </w:tcPr>
          <w:p w14:paraId="6A526B53" w14:textId="77777777" w:rsidR="00F918D2" w:rsidRPr="00B942BD" w:rsidRDefault="009B7276" w:rsidP="00736ED9">
            <w:pPr>
              <w:keepNext/>
              <w:spacing w:before="240" w:after="120"/>
              <w:ind w:left="-103"/>
            </w:pPr>
            <w:r w:rsidRPr="00B942BD">
              <w:t>O administrador deve estar autenticado no sistema</w:t>
            </w:r>
          </w:p>
          <w:p w14:paraId="005F4D74" w14:textId="106F22A7" w:rsidR="00967829" w:rsidRPr="00B942BD" w:rsidRDefault="009B7276" w:rsidP="00736ED9">
            <w:pPr>
              <w:keepNext/>
              <w:spacing w:before="240" w:after="120"/>
              <w:ind w:left="-103"/>
            </w:pPr>
            <w:r w:rsidRPr="00B942BD">
              <w:t>O cliente deve existir.</w:t>
            </w:r>
          </w:p>
        </w:tc>
      </w:tr>
      <w:tr w:rsidR="00D028D1" w:rsidRPr="00B942BD" w14:paraId="707AA588" w14:textId="77777777" w:rsidTr="00C82D18">
        <w:trPr>
          <w:cantSplit/>
        </w:trPr>
        <w:tc>
          <w:tcPr>
            <w:tcW w:w="1980" w:type="dxa"/>
          </w:tcPr>
          <w:p w14:paraId="03BD4D85" w14:textId="7DACEA54" w:rsidR="00967829" w:rsidRPr="00134F0B" w:rsidRDefault="00563C83" w:rsidP="00736ED9">
            <w:pPr>
              <w:widowControl w:val="0"/>
              <w:spacing w:before="240" w:after="120"/>
              <w:ind w:left="-108"/>
              <w:rPr>
                <w:b/>
                <w:rPrChange w:id="68" w:author="Mário Adérito Kumolehã Figueira" w:date="2026-05-17T22:58:00Z" w16du:dateUtc="2026-05-17T21:58:00Z">
                  <w:rPr/>
                </w:rPrChange>
              </w:rPr>
            </w:pPr>
            <w:r w:rsidRPr="00134F0B">
              <w:rPr>
                <w:b/>
                <w:rPrChange w:id="69" w:author="Mário Adérito Kumolehã Figueira" w:date="2026-05-17T22:58:00Z" w16du:dateUtc="2026-05-17T21:58:00Z">
                  <w:rPr/>
                </w:rPrChange>
              </w:rPr>
              <w:t>Pós-</w:t>
            </w:r>
            <w:proofErr w:type="spellStart"/>
            <w:r w:rsidR="009B7276" w:rsidRPr="00134F0B">
              <w:rPr>
                <w:b/>
                <w:rPrChange w:id="70" w:author="Mário Adérito Kumolehã Figueira" w:date="2026-05-17T22:58:00Z" w16du:dateUtc="2026-05-17T21:58:00Z">
                  <w:rPr/>
                </w:rPrChange>
              </w:rPr>
              <w:t>Condições</w:t>
            </w:r>
            <w:proofErr w:type="spellEnd"/>
          </w:p>
        </w:tc>
        <w:tc>
          <w:tcPr>
            <w:tcW w:w="4966" w:type="dxa"/>
          </w:tcPr>
          <w:p w14:paraId="31906D9B" w14:textId="08094834" w:rsidR="00F918D2" w:rsidRPr="00B942BD" w:rsidRDefault="00056216" w:rsidP="00736ED9">
            <w:pPr>
              <w:ind w:left="-103"/>
            </w:pPr>
            <w:r w:rsidRPr="00B942BD">
              <w:t xml:space="preserve"> O cliente é removido do sistema.</w:t>
            </w:r>
          </w:p>
          <w:p w14:paraId="10538DFC" w14:textId="09BC3755" w:rsidR="00967829" w:rsidRPr="00B942BD" w:rsidRDefault="00056216" w:rsidP="00736ED9">
            <w:pPr>
              <w:ind w:left="-103"/>
            </w:pPr>
            <w:r w:rsidRPr="00B942BD">
              <w:t xml:space="preserve"> O cliente deixa de constar na lista de clientes registados.</w:t>
            </w:r>
          </w:p>
        </w:tc>
      </w:tr>
      <w:tr w:rsidR="00D028D1" w:rsidRPr="00B942BD" w14:paraId="714D7F54" w14:textId="77777777" w:rsidTr="00C82D18">
        <w:trPr>
          <w:cantSplit/>
        </w:trPr>
        <w:tc>
          <w:tcPr>
            <w:tcW w:w="1980" w:type="dxa"/>
          </w:tcPr>
          <w:p w14:paraId="2C2D39F5" w14:textId="5E951A3F" w:rsidR="00967829" w:rsidRPr="00B942BD" w:rsidRDefault="00563C83" w:rsidP="00736ED9">
            <w:pPr>
              <w:widowControl w:val="0"/>
              <w:spacing w:before="240" w:after="120"/>
              <w:ind w:left="-108"/>
              <w:rPr>
                <w:b/>
              </w:rPr>
            </w:pPr>
            <w:proofErr w:type="spellStart"/>
            <w:r w:rsidRPr="00B942BD">
              <w:rPr>
                <w:b/>
              </w:rPr>
              <w:t>Fluxo</w:t>
            </w:r>
            <w:proofErr w:type="spellEnd"/>
            <w:r w:rsidRPr="00B942BD">
              <w:rPr>
                <w:b/>
              </w:rPr>
              <w:t xml:space="preserve"> Principal</w:t>
            </w:r>
          </w:p>
        </w:tc>
        <w:tc>
          <w:tcPr>
            <w:tcW w:w="4966" w:type="dxa"/>
          </w:tcPr>
          <w:p w14:paraId="7827A4B4" w14:textId="77777777" w:rsidR="00B73498" w:rsidRPr="00B942BD" w:rsidRDefault="00B73498" w:rsidP="00134F0B">
            <w:pPr>
              <w:keepNext/>
              <w:spacing w:after="120"/>
              <w:ind w:left="-103"/>
              <w:pPrChange w:id="71" w:author="Mário Adérito Kumolehã Figueira" w:date="2026-05-17T22:59:00Z" w16du:dateUtc="2026-05-17T21:59:00Z">
                <w:pPr>
                  <w:keepNext/>
                  <w:spacing w:before="240" w:after="120"/>
                  <w:ind w:left="-103"/>
                </w:pPr>
              </w:pPrChange>
            </w:pPr>
            <w:r w:rsidRPr="00B942BD">
              <w:t>O administrador seleciona a opção Remover Cliente.</w:t>
            </w:r>
          </w:p>
          <w:p w14:paraId="23E68A00" w14:textId="77777777" w:rsidR="00B73498" w:rsidRPr="00B942BD" w:rsidRDefault="00B73498" w:rsidP="00134F0B">
            <w:pPr>
              <w:keepNext/>
              <w:spacing w:after="120"/>
              <w:ind w:left="-103"/>
              <w:pPrChange w:id="72" w:author="Mário Adérito Kumolehã Figueira" w:date="2026-05-17T22:59:00Z" w16du:dateUtc="2026-05-17T21:59:00Z">
                <w:pPr>
                  <w:keepNext/>
                  <w:spacing w:before="240" w:after="120"/>
                  <w:ind w:left="-103"/>
                </w:pPr>
              </w:pPrChange>
            </w:pPr>
            <w:r w:rsidRPr="00B942BD">
              <w:t>O sistema solicita o ID do cliente.</w:t>
            </w:r>
          </w:p>
          <w:p w14:paraId="5E48D82C" w14:textId="77777777" w:rsidR="00B73498" w:rsidRPr="00B942BD" w:rsidRDefault="00B73498" w:rsidP="00134F0B">
            <w:pPr>
              <w:keepNext/>
              <w:spacing w:after="120"/>
              <w:ind w:left="-103"/>
              <w:pPrChange w:id="73" w:author="Mário Adérito Kumolehã Figueira" w:date="2026-05-17T22:59:00Z" w16du:dateUtc="2026-05-17T21:59:00Z">
                <w:pPr>
                  <w:keepNext/>
                  <w:spacing w:before="240" w:after="120"/>
                  <w:ind w:left="-103"/>
                </w:pPr>
              </w:pPrChange>
            </w:pPr>
            <w:r w:rsidRPr="00B942BD">
              <w:t>O administrador introduz o ID.</w:t>
            </w:r>
          </w:p>
          <w:p w14:paraId="2B99F657" w14:textId="77777777" w:rsidR="00B73498" w:rsidRPr="00B942BD" w:rsidRDefault="00B73498" w:rsidP="00134F0B">
            <w:pPr>
              <w:keepNext/>
              <w:spacing w:after="120"/>
              <w:ind w:left="-103"/>
              <w:pPrChange w:id="74" w:author="Mário Adérito Kumolehã Figueira" w:date="2026-05-17T22:59:00Z" w16du:dateUtc="2026-05-17T21:59:00Z">
                <w:pPr>
                  <w:keepNext/>
                  <w:spacing w:before="240" w:after="120"/>
                  <w:ind w:left="-103"/>
                </w:pPr>
              </w:pPrChange>
            </w:pPr>
            <w:r w:rsidRPr="00B942BD">
              <w:t>O sistema procura o cliente.</w:t>
            </w:r>
          </w:p>
          <w:p w14:paraId="4C8C1FBA" w14:textId="77777777" w:rsidR="00B73498" w:rsidRPr="00B942BD" w:rsidRDefault="00B73498" w:rsidP="00134F0B">
            <w:pPr>
              <w:keepNext/>
              <w:spacing w:after="120"/>
              <w:ind w:left="-103"/>
              <w:pPrChange w:id="75" w:author="Mário Adérito Kumolehã Figueira" w:date="2026-05-17T22:59:00Z" w16du:dateUtc="2026-05-17T21:59:00Z">
                <w:pPr>
                  <w:keepNext/>
                  <w:spacing w:before="240" w:after="120"/>
                  <w:ind w:left="-103"/>
                </w:pPr>
              </w:pPrChange>
            </w:pPr>
            <w:r w:rsidRPr="00B942BD">
              <w:t>O sistema remove o cliente.</w:t>
            </w:r>
          </w:p>
          <w:p w14:paraId="5E1546E4" w14:textId="36A9FE49" w:rsidR="00967829" w:rsidRPr="00B942BD" w:rsidRDefault="00B73498" w:rsidP="00134F0B">
            <w:pPr>
              <w:keepNext/>
              <w:spacing w:after="120"/>
              <w:ind w:left="-103"/>
              <w:pPrChange w:id="76" w:author="Mário Adérito Kumolehã Figueira" w:date="2026-05-17T22:59:00Z" w16du:dateUtc="2026-05-17T21:59:00Z">
                <w:pPr>
                  <w:keepNext/>
                  <w:spacing w:before="240" w:after="120"/>
                  <w:ind w:left="-103"/>
                </w:pPr>
              </w:pPrChange>
            </w:pPr>
            <w:r w:rsidRPr="00B942BD">
              <w:t>O sistema informa que o cliente foi removido com sucesso</w:t>
            </w:r>
          </w:p>
        </w:tc>
      </w:tr>
      <w:tr w:rsidR="00D028D1" w:rsidRPr="00B942BD" w14:paraId="429AE314" w14:textId="77777777" w:rsidTr="00C82D18">
        <w:trPr>
          <w:cantSplit/>
        </w:trPr>
        <w:tc>
          <w:tcPr>
            <w:tcW w:w="1980" w:type="dxa"/>
          </w:tcPr>
          <w:p w14:paraId="451AA5F0" w14:textId="1E55D682" w:rsidR="00967829" w:rsidRPr="00B942BD" w:rsidRDefault="00563C83" w:rsidP="00736ED9">
            <w:pPr>
              <w:widowControl w:val="0"/>
              <w:spacing w:before="240" w:after="120"/>
              <w:ind w:left="-108"/>
              <w:rPr>
                <w:b/>
              </w:rPr>
            </w:pPr>
            <w:proofErr w:type="spellStart"/>
            <w:r w:rsidRPr="00B942BD">
              <w:rPr>
                <w:b/>
              </w:rPr>
              <w:t>Fluxo</w:t>
            </w:r>
            <w:proofErr w:type="spellEnd"/>
            <w:r w:rsidRPr="00B942BD">
              <w:rPr>
                <w:b/>
              </w:rPr>
              <w:t xml:space="preserve"> Alternativo </w:t>
            </w:r>
          </w:p>
        </w:tc>
        <w:tc>
          <w:tcPr>
            <w:tcW w:w="4966" w:type="dxa"/>
          </w:tcPr>
          <w:p w14:paraId="58A751B3" w14:textId="0182A042" w:rsidR="00D366F4" w:rsidRPr="00B942BD" w:rsidRDefault="00D366F4" w:rsidP="00736ED9">
            <w:pPr>
              <w:keepNext/>
              <w:spacing w:before="240" w:after="120"/>
              <w:ind w:left="-103"/>
            </w:pPr>
            <w:r w:rsidRPr="00B942BD">
              <w:t>4a. Cliente inexistente</w:t>
            </w:r>
          </w:p>
          <w:p w14:paraId="25F612C0" w14:textId="77777777" w:rsidR="00D366F4" w:rsidRPr="00B942BD" w:rsidRDefault="00D366F4" w:rsidP="00736ED9">
            <w:pPr>
              <w:keepNext/>
              <w:spacing w:before="240" w:after="120"/>
              <w:ind w:left="-103"/>
            </w:pPr>
            <w:r w:rsidRPr="00B942BD">
              <w:t>4a1. O sistema não encontra o cliente.</w:t>
            </w:r>
          </w:p>
          <w:p w14:paraId="2A5CBBBC" w14:textId="6C3A179B" w:rsidR="00967829" w:rsidRPr="00B942BD" w:rsidRDefault="00D366F4" w:rsidP="00736ED9">
            <w:pPr>
              <w:keepNext/>
              <w:spacing w:before="240" w:after="120"/>
              <w:ind w:left="-103"/>
            </w:pPr>
            <w:r w:rsidRPr="00B942BD">
              <w:t>4a2. O sistema informa que o cliente não existe.</w:t>
            </w:r>
          </w:p>
        </w:tc>
      </w:tr>
      <w:tr w:rsidR="00D028D1" w:rsidRPr="00B942BD" w14:paraId="47B8DC6B" w14:textId="77777777" w:rsidTr="00C82D18">
        <w:trPr>
          <w:cantSplit/>
        </w:trPr>
        <w:tc>
          <w:tcPr>
            <w:tcW w:w="1980" w:type="dxa"/>
          </w:tcPr>
          <w:p w14:paraId="225D37AF" w14:textId="77777777" w:rsidR="003A6067" w:rsidRPr="00B942BD" w:rsidRDefault="00563C83" w:rsidP="00736ED9">
            <w:pPr>
              <w:widowControl w:val="0"/>
              <w:spacing w:before="240" w:after="120"/>
              <w:ind w:left="-108"/>
              <w:rPr>
                <w:b/>
              </w:rPr>
            </w:pPr>
            <w:proofErr w:type="spellStart"/>
            <w:r w:rsidRPr="00B942BD">
              <w:rPr>
                <w:b/>
              </w:rPr>
              <w:t>Regra</w:t>
            </w:r>
            <w:proofErr w:type="spellEnd"/>
            <w:r w:rsidRPr="00B942BD">
              <w:rPr>
                <w:b/>
              </w:rPr>
              <w:t xml:space="preserve"> de </w:t>
            </w:r>
          </w:p>
          <w:p w14:paraId="4B06508E" w14:textId="4509C1D1" w:rsidR="00967829" w:rsidRPr="00B942BD" w:rsidRDefault="003A6067" w:rsidP="00736ED9">
            <w:pPr>
              <w:widowControl w:val="0"/>
              <w:spacing w:before="240" w:after="120"/>
              <w:ind w:left="-108"/>
              <w:rPr>
                <w:b/>
              </w:rPr>
            </w:pPr>
            <w:r w:rsidRPr="00B942BD">
              <w:rPr>
                <w:b/>
              </w:rPr>
              <w:t>Negócio</w:t>
            </w:r>
          </w:p>
        </w:tc>
        <w:tc>
          <w:tcPr>
            <w:tcW w:w="4966" w:type="dxa"/>
          </w:tcPr>
          <w:p w14:paraId="7C550428" w14:textId="77777777" w:rsidR="00DE268F" w:rsidRPr="00B942BD" w:rsidRDefault="00DE268F" w:rsidP="00736ED9">
            <w:pPr>
              <w:keepNext/>
              <w:spacing w:before="240" w:after="120"/>
              <w:ind w:left="-103"/>
            </w:pPr>
            <w:r w:rsidRPr="00B942BD">
              <w:t>Cada cliente possui um ID único.</w:t>
            </w:r>
          </w:p>
          <w:p w14:paraId="648D68C4" w14:textId="77777777" w:rsidR="00DE268F" w:rsidRPr="00B942BD" w:rsidRDefault="00DE268F" w:rsidP="00736ED9">
            <w:pPr>
              <w:keepNext/>
              <w:spacing w:before="240" w:after="120"/>
              <w:ind w:left="-103"/>
            </w:pPr>
            <w:r w:rsidRPr="00B942BD">
              <w:t>Apenas clientes registados podem ser removidos.</w:t>
            </w:r>
          </w:p>
          <w:p w14:paraId="51C54BAD" w14:textId="77777777" w:rsidR="00967829" w:rsidRPr="00B942BD" w:rsidRDefault="00DE268F" w:rsidP="00736ED9">
            <w:pPr>
              <w:keepNext/>
              <w:spacing w:before="240" w:after="120"/>
              <w:ind w:left="-103"/>
            </w:pPr>
            <w:r w:rsidRPr="00B942BD">
              <w:t>Apenas o administrador pode remover clientes.</w:t>
            </w:r>
          </w:p>
          <w:p w14:paraId="0B71FC68" w14:textId="77777777" w:rsidR="005044D0" w:rsidRPr="00B942BD" w:rsidRDefault="005044D0" w:rsidP="00736ED9">
            <w:pPr>
              <w:ind w:left="-103"/>
            </w:pPr>
          </w:p>
          <w:p w14:paraId="4DC6E1C5" w14:textId="77777777" w:rsidR="005044D0" w:rsidRPr="00B942BD" w:rsidRDefault="005044D0" w:rsidP="00736ED9">
            <w:pPr>
              <w:ind w:left="-103"/>
            </w:pPr>
          </w:p>
          <w:p w14:paraId="4C4D2CB4" w14:textId="1FF9192C" w:rsidR="005044D0" w:rsidRPr="00B942BD" w:rsidRDefault="005044D0" w:rsidP="00736ED9">
            <w:pPr>
              <w:ind w:left="-103"/>
            </w:pPr>
          </w:p>
        </w:tc>
      </w:tr>
    </w:tbl>
    <w:p w14:paraId="2D7447D7" w14:textId="09D7DB9C" w:rsidR="00967829" w:rsidRPr="00B942BD" w:rsidDel="00134F0B" w:rsidRDefault="005044D0" w:rsidP="00C82D18">
      <w:pPr>
        <w:spacing w:before="120" w:after="120"/>
        <w:ind w:left="-284"/>
        <w:jc w:val="center"/>
        <w:rPr>
          <w:del w:id="77" w:author="Mário Adérito Kumolehã Figueira" w:date="2026-05-17T22:59:00Z" w16du:dateUtc="2026-05-17T21:59:00Z"/>
        </w:rPr>
      </w:pPr>
      <w:del w:id="78" w:author="Mário Adérito Kumolehã Figueira" w:date="2026-05-17T22:59:00Z" w16du:dateUtc="2026-05-17T21:59:00Z">
        <w:r w:rsidRPr="00B942BD" w:rsidDel="00134F0B">
          <w:rPr>
            <w:b/>
            <w:sz w:val="18"/>
            <w:szCs w:val="18"/>
          </w:rPr>
          <w:delText>Tabela 6</w:delText>
        </w:r>
      </w:del>
    </w:p>
    <w:p w14:paraId="4A08997E" w14:textId="441DBBEC" w:rsidR="00403BDF" w:rsidRPr="00B942BD" w:rsidRDefault="00111DA1" w:rsidP="00C82D18">
      <w:pPr>
        <w:keepNext/>
        <w:spacing w:before="240" w:after="120"/>
        <w:ind w:left="-284"/>
        <w:rPr>
          <w:b/>
        </w:rPr>
      </w:pPr>
      <w:r w:rsidRPr="00B942BD">
        <w:rPr>
          <w:b/>
        </w:rPr>
        <w:t>6.2.</w:t>
      </w:r>
      <w:r w:rsidR="00967829" w:rsidRPr="00B942BD">
        <w:rPr>
          <w:b/>
        </w:rPr>
        <w:t>7</w:t>
      </w:r>
      <w:r w:rsidRPr="00B942BD">
        <w:rPr>
          <w:b/>
        </w:rPr>
        <w:tab/>
      </w:r>
      <w:r w:rsidR="00832E6F">
        <w:rPr>
          <w:b/>
        </w:rPr>
        <w:t>UC</w:t>
      </w:r>
      <w:r w:rsidRPr="00B942BD">
        <w:rPr>
          <w:b/>
        </w:rPr>
        <w:t xml:space="preserve"> </w:t>
      </w:r>
      <w:r w:rsidR="004326CD" w:rsidRPr="00B942BD">
        <w:rPr>
          <w:b/>
        </w:rPr>
        <w:t>7</w:t>
      </w:r>
      <w:r w:rsidRPr="00B942BD">
        <w:rPr>
          <w:b/>
        </w:rPr>
        <w:t xml:space="preserve"> — Consultar Informação Global</w:t>
      </w:r>
    </w:p>
    <w:p w14:paraId="33D2A0A2" w14:textId="6D1F5B54" w:rsidR="005044D0" w:rsidRPr="00134F0B" w:rsidRDefault="005044D0" w:rsidP="00C82D18">
      <w:pPr>
        <w:keepNext/>
        <w:spacing w:before="240" w:after="120"/>
        <w:ind w:left="-284"/>
        <w:rPr>
          <w:sz w:val="18"/>
          <w:szCs w:val="18"/>
          <w:lang w:val="pt-BR"/>
          <w:rPrChange w:id="79" w:author="Mário Adérito Kumolehã Figueira" w:date="2026-05-17T22:59:00Z" w16du:dateUtc="2026-05-17T21:59:00Z">
            <w:rPr>
              <w:sz w:val="18"/>
              <w:szCs w:val="18"/>
            </w:rPr>
          </w:rPrChange>
        </w:rPr>
      </w:pPr>
      <w:r w:rsidRPr="00134F0B">
        <w:rPr>
          <w:lang w:val="pt-BR"/>
          <w:rPrChange w:id="80" w:author="Mário Adérito Kumolehã Figueira" w:date="2026-05-17T22:59:00Z" w16du:dateUtc="2026-05-17T21:59:00Z">
            <w:rPr/>
          </w:rPrChange>
        </w:rPr>
        <w:t xml:space="preserve">Na Tabela </w:t>
      </w:r>
      <w:ins w:id="81" w:author="Mário Adérito Kumolehã Figueira" w:date="2026-05-17T22:59:00Z" w16du:dateUtc="2026-05-17T21:59:00Z">
        <w:r w:rsidR="00134F0B" w:rsidRPr="00134F0B">
          <w:rPr>
            <w:lang w:val="pt-BR"/>
            <w:rPrChange w:id="82" w:author="Mário Adérito Kumolehã Figueira" w:date="2026-05-17T22:59:00Z" w16du:dateUtc="2026-05-17T21:59:00Z">
              <w:rPr/>
            </w:rPrChange>
          </w:rPr>
          <w:t>8</w:t>
        </w:r>
      </w:ins>
      <w:del w:id="83" w:author="Mário Adérito Kumolehã Figueira" w:date="2026-05-17T22:59:00Z" w16du:dateUtc="2026-05-17T21:59:00Z">
        <w:r w:rsidRPr="00134F0B" w:rsidDel="00134F0B">
          <w:rPr>
            <w:lang w:val="pt-BR"/>
            <w:rPrChange w:id="84" w:author="Mário Adérito Kumolehã Figueira" w:date="2026-05-17T22:59:00Z" w16du:dateUtc="2026-05-17T21:59:00Z">
              <w:rPr/>
            </w:rPrChange>
          </w:rPr>
          <w:delText>7</w:delText>
        </w:r>
      </w:del>
      <w:r w:rsidRPr="00134F0B">
        <w:rPr>
          <w:lang w:val="pt-BR"/>
          <w:rPrChange w:id="85" w:author="Mário Adérito Kumolehã Figueira" w:date="2026-05-17T22:59:00Z" w16du:dateUtc="2026-05-17T21:59:00Z">
            <w:rPr/>
          </w:rPrChange>
        </w:rPr>
        <w:t xml:space="preserve">, temos </w:t>
      </w:r>
      <w:r w:rsidR="00191ADC" w:rsidRPr="00134F0B">
        <w:rPr>
          <w:lang w:val="pt-BR"/>
          <w:rPrChange w:id="86" w:author="Mário Adérito Kumolehã Figueira" w:date="2026-05-17T22:59:00Z" w16du:dateUtc="2026-05-17T21:59:00Z">
            <w:rPr/>
          </w:rPrChange>
        </w:rPr>
        <w:t xml:space="preserve">as </w:t>
      </w:r>
      <w:r w:rsidR="00191ADC" w:rsidRPr="00134F0B">
        <w:rPr>
          <w:sz w:val="18"/>
          <w:szCs w:val="18"/>
          <w:lang w:val="pt-BR"/>
          <w:rPrChange w:id="87" w:author="Mário Adérito Kumolehã Figueira" w:date="2026-05-17T22:59:00Z" w16du:dateUtc="2026-05-17T21:59:00Z">
            <w:rPr>
              <w:sz w:val="18"/>
              <w:szCs w:val="18"/>
            </w:rPr>
          </w:rPrChange>
        </w:rPr>
        <w:t>especificações</w:t>
      </w:r>
      <w:r w:rsidRPr="00134F0B">
        <w:rPr>
          <w:sz w:val="18"/>
          <w:szCs w:val="18"/>
          <w:lang w:val="pt-BR"/>
          <w:rPrChange w:id="88" w:author="Mário Adérito Kumolehã Figueira" w:date="2026-05-17T22:59:00Z" w16du:dateUtc="2026-05-17T21:59:00Z">
            <w:rPr>
              <w:sz w:val="18"/>
              <w:szCs w:val="18"/>
            </w:rPr>
          </w:rPrChange>
        </w:rPr>
        <w:t xml:space="preserve"> do caso de uso consultar informação geral</w:t>
      </w:r>
    </w:p>
    <w:p w14:paraId="6EF3AE69" w14:textId="607C3AB7" w:rsidR="00191ADC" w:rsidRPr="00134F0B" w:rsidRDefault="00191ADC" w:rsidP="00C82D18">
      <w:pPr>
        <w:spacing w:before="120" w:after="120"/>
        <w:ind w:left="-284"/>
        <w:rPr>
          <w:lang w:val="pt-BR"/>
          <w:rPrChange w:id="89" w:author="Mário Adérito Kumolehã Figueira" w:date="2026-05-17T22:59:00Z" w16du:dateUtc="2026-05-17T21:59:00Z">
            <w:rPr/>
          </w:rPrChange>
        </w:rPr>
      </w:pPr>
      <w:r w:rsidRPr="00134F0B">
        <w:rPr>
          <w:b/>
          <w:sz w:val="18"/>
          <w:szCs w:val="18"/>
          <w:lang w:val="pt-BR"/>
          <w:rPrChange w:id="90" w:author="Mário Adérito Kumolehã Figueira" w:date="2026-05-17T22:59:00Z" w16du:dateUtc="2026-05-17T21:59:00Z">
            <w:rPr>
              <w:b/>
              <w:sz w:val="18"/>
              <w:szCs w:val="18"/>
            </w:rPr>
          </w:rPrChange>
        </w:rPr>
        <w:t xml:space="preserve">Tabela </w:t>
      </w:r>
      <w:ins w:id="91" w:author="Mário Adérito Kumolehã Figueira" w:date="2026-05-17T22:59:00Z" w16du:dateUtc="2026-05-17T21:59:00Z">
        <w:r w:rsidR="00134F0B" w:rsidRPr="00134F0B">
          <w:rPr>
            <w:b/>
            <w:sz w:val="18"/>
            <w:szCs w:val="18"/>
            <w:lang w:val="pt-BR"/>
            <w:rPrChange w:id="92" w:author="Mário Adérito Kumolehã Figueira" w:date="2026-05-17T22:59:00Z" w16du:dateUtc="2026-05-17T21:59:00Z">
              <w:rPr>
                <w:b/>
                <w:sz w:val="18"/>
                <w:szCs w:val="18"/>
              </w:rPr>
            </w:rPrChange>
          </w:rPr>
          <w:t>8</w:t>
        </w:r>
      </w:ins>
      <w:del w:id="93" w:author="Mário Adérito Kumolehã Figueira" w:date="2026-05-17T22:59:00Z" w16du:dateUtc="2026-05-17T21:59:00Z">
        <w:r w:rsidRPr="00134F0B" w:rsidDel="00134F0B">
          <w:rPr>
            <w:b/>
            <w:sz w:val="18"/>
            <w:szCs w:val="18"/>
            <w:lang w:val="pt-BR"/>
            <w:rPrChange w:id="94" w:author="Mário Adérito Kumolehã Figueira" w:date="2026-05-17T22:59:00Z" w16du:dateUtc="2026-05-17T21:59:00Z">
              <w:rPr>
                <w:b/>
                <w:sz w:val="18"/>
                <w:szCs w:val="18"/>
              </w:rPr>
            </w:rPrChange>
          </w:rPr>
          <w:delText>7</w:delText>
        </w:r>
      </w:del>
      <w:ins w:id="95" w:author="Mário Adérito Kumolehã Figueira" w:date="2026-05-17T22:59:00Z" w16du:dateUtc="2026-05-17T21:59:00Z">
        <w:r w:rsidR="00134F0B">
          <w:rPr>
            <w:b/>
            <w:sz w:val="18"/>
            <w:szCs w:val="18"/>
            <w:lang w:val="pt-BR"/>
          </w:rPr>
          <w:t>.</w:t>
        </w:r>
      </w:ins>
      <w:del w:id="96" w:author="Mário Adérito Kumolehã Figueira" w:date="2026-05-17T22:59:00Z" w16du:dateUtc="2026-05-17T21:59:00Z">
        <w:r w:rsidRPr="00134F0B" w:rsidDel="00134F0B">
          <w:rPr>
            <w:b/>
            <w:sz w:val="18"/>
            <w:szCs w:val="18"/>
            <w:lang w:val="pt-BR"/>
            <w:rPrChange w:id="97" w:author="Mário Adérito Kumolehã Figueira" w:date="2026-05-17T22:59:00Z" w16du:dateUtc="2026-05-17T21:59:00Z">
              <w:rPr>
                <w:b/>
                <w:sz w:val="18"/>
                <w:szCs w:val="18"/>
              </w:rPr>
            </w:rPrChange>
          </w:rPr>
          <w:delText>-</w:delText>
        </w:r>
      </w:del>
      <w:r w:rsidRPr="00134F0B">
        <w:rPr>
          <w:sz w:val="18"/>
          <w:szCs w:val="18"/>
          <w:lang w:val="pt-BR"/>
          <w:rPrChange w:id="98" w:author="Mário Adérito Kumolehã Figueira" w:date="2026-05-17T22:59:00Z" w16du:dateUtc="2026-05-17T21:59:00Z">
            <w:rPr>
              <w:sz w:val="18"/>
              <w:szCs w:val="18"/>
            </w:rPr>
          </w:rPrChange>
        </w:rPr>
        <w:t xml:space="preserve"> </w:t>
      </w:r>
      <w:ins w:id="99" w:author="Mário Adérito Kumolehã Figueira" w:date="2026-05-17T22:59:00Z" w16du:dateUtc="2026-05-17T21:59:00Z">
        <w:r w:rsidR="00134F0B">
          <w:rPr>
            <w:sz w:val="18"/>
            <w:szCs w:val="18"/>
            <w:lang w:val="pt-BR"/>
          </w:rPr>
          <w:t>E</w:t>
        </w:r>
      </w:ins>
      <w:del w:id="100" w:author="Mário Adérito Kumolehã Figueira" w:date="2026-05-17T22:59:00Z" w16du:dateUtc="2026-05-17T21:59:00Z">
        <w:r w:rsidRPr="00134F0B" w:rsidDel="00134F0B">
          <w:rPr>
            <w:sz w:val="18"/>
            <w:szCs w:val="18"/>
            <w:lang w:val="pt-BR"/>
            <w:rPrChange w:id="101" w:author="Mário Adérito Kumolehã Figueira" w:date="2026-05-17T22:59:00Z" w16du:dateUtc="2026-05-17T21:59:00Z">
              <w:rPr>
                <w:sz w:val="18"/>
                <w:szCs w:val="18"/>
              </w:rPr>
            </w:rPrChange>
          </w:rPr>
          <w:delText>e</w:delText>
        </w:r>
      </w:del>
      <w:r w:rsidRPr="00134F0B">
        <w:rPr>
          <w:sz w:val="18"/>
          <w:szCs w:val="18"/>
          <w:lang w:val="pt-BR"/>
          <w:rPrChange w:id="102" w:author="Mário Adérito Kumolehã Figueira" w:date="2026-05-17T22:59:00Z" w16du:dateUtc="2026-05-17T21:59:00Z">
            <w:rPr>
              <w:sz w:val="18"/>
              <w:szCs w:val="18"/>
            </w:rPr>
          </w:rPrChange>
        </w:rPr>
        <w:t>specificações do caso de uso consultar informação geral</w:t>
      </w:r>
    </w:p>
    <w:tbl>
      <w:tblPr>
        <w:tblW w:w="6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121"/>
      </w:tblGrid>
      <w:tr w:rsidR="00A76FDC" w14:paraId="08207C73"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F55D6D" w14:textId="77777777" w:rsidR="00403BDF" w:rsidRDefault="00111DA1" w:rsidP="00736ED9">
            <w:pPr>
              <w:ind w:left="-125"/>
            </w:pPr>
            <w:r>
              <w:rPr>
                <w:b/>
                <w:bCs/>
              </w:rPr>
              <w:t>Ator Principal</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0DF297" w14:textId="77777777" w:rsidR="00403BDF" w:rsidRDefault="00111DA1" w:rsidP="00736ED9">
            <w:pPr>
              <w:ind w:left="-82"/>
            </w:pPr>
            <w:proofErr w:type="spellStart"/>
            <w:r>
              <w:t>Administrador</w:t>
            </w:r>
            <w:proofErr w:type="spellEnd"/>
          </w:p>
        </w:tc>
      </w:tr>
      <w:tr w:rsidR="00A76FDC" w14:paraId="39AF935B"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530957" w14:textId="77777777" w:rsidR="00403BDF" w:rsidRDefault="00111DA1" w:rsidP="00736ED9">
            <w:pPr>
              <w:ind w:left="-125"/>
            </w:pPr>
            <w:r>
              <w:rPr>
                <w:b/>
                <w:bCs/>
              </w:rPr>
              <w:t>Nome</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9A25F9" w14:textId="77777777" w:rsidR="00403BDF" w:rsidRDefault="00111DA1" w:rsidP="00736ED9">
            <w:pPr>
              <w:ind w:left="-82"/>
            </w:pPr>
            <w:proofErr w:type="spellStart"/>
            <w:r>
              <w:t>Consultar</w:t>
            </w:r>
            <w:proofErr w:type="spellEnd"/>
            <w:r>
              <w:t xml:space="preserve"> </w:t>
            </w:r>
            <w:proofErr w:type="spellStart"/>
            <w:r>
              <w:t>Informação</w:t>
            </w:r>
            <w:proofErr w:type="spellEnd"/>
            <w:r>
              <w:t xml:space="preserve"> Global</w:t>
            </w:r>
          </w:p>
        </w:tc>
      </w:tr>
      <w:tr w:rsidR="00A76FDC" w:rsidRPr="00B942BD" w14:paraId="59F96E97"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B4D1FE" w14:textId="77777777" w:rsidR="00403BDF" w:rsidRDefault="00111DA1" w:rsidP="00736ED9">
            <w:pPr>
              <w:ind w:left="-125"/>
            </w:pPr>
            <w:proofErr w:type="spellStart"/>
            <w:r>
              <w:rPr>
                <w:b/>
                <w:bCs/>
              </w:rPr>
              <w:t>Descrição</w:t>
            </w:r>
            <w:proofErr w:type="spellEnd"/>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E8BF22" w14:textId="77777777" w:rsidR="00403BDF" w:rsidRPr="00B942BD" w:rsidRDefault="00111DA1" w:rsidP="00736ED9">
            <w:pPr>
              <w:ind w:left="-82"/>
            </w:pPr>
            <w:r w:rsidRPr="00B942BD">
              <w:t>Permite ao administrador consultar, de forma agregada, toda a informação do sistema — clientes, encomendas, veículos e depósitos — de modo a supervisionar o seu funcionamento.</w:t>
            </w:r>
          </w:p>
        </w:tc>
      </w:tr>
      <w:tr w:rsidR="00A76FDC" w:rsidRPr="00B942BD" w14:paraId="440B624C"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147EA1" w14:textId="77777777" w:rsidR="00403BDF" w:rsidRDefault="00111DA1" w:rsidP="00736ED9">
            <w:pPr>
              <w:ind w:left="-125"/>
            </w:pPr>
            <w:r>
              <w:rPr>
                <w:b/>
                <w:bCs/>
              </w:rPr>
              <w:t>Pré-</w:t>
            </w:r>
            <w:proofErr w:type="spellStart"/>
            <w:r>
              <w:rPr>
                <w:b/>
                <w:bCs/>
              </w:rPr>
              <w:t>condições</w:t>
            </w:r>
            <w:proofErr w:type="spellEnd"/>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4AD649" w14:textId="77777777" w:rsidR="00403BDF" w:rsidRPr="00B942BD" w:rsidRDefault="00111DA1" w:rsidP="00736ED9">
            <w:pPr>
              <w:spacing w:after="40"/>
              <w:ind w:left="-82"/>
            </w:pPr>
            <w:r w:rsidRPr="00B942BD">
              <w:t>O administrador deverá estar autenticado no sistema.</w:t>
            </w:r>
          </w:p>
        </w:tc>
      </w:tr>
      <w:tr w:rsidR="00A76FDC" w:rsidRPr="00B942BD" w14:paraId="55539E64"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C6C4CC" w14:textId="77777777" w:rsidR="00403BDF" w:rsidRDefault="00111DA1" w:rsidP="00736ED9">
            <w:pPr>
              <w:ind w:left="-125"/>
            </w:pPr>
            <w:r>
              <w:rPr>
                <w:b/>
                <w:bCs/>
              </w:rPr>
              <w:t>Pós-</w:t>
            </w:r>
            <w:proofErr w:type="spellStart"/>
            <w:r>
              <w:rPr>
                <w:b/>
                <w:bCs/>
              </w:rPr>
              <w:t>condições</w:t>
            </w:r>
            <w:proofErr w:type="spellEnd"/>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7868A6" w14:textId="77777777" w:rsidR="00403BDF" w:rsidRPr="00B942BD" w:rsidRDefault="00111DA1" w:rsidP="00736ED9">
            <w:pPr>
              <w:spacing w:after="40"/>
              <w:ind w:left="-82"/>
            </w:pPr>
            <w:r w:rsidRPr="00B942BD">
              <w:t>Nenhuma alteração aos dados do sistema.</w:t>
            </w:r>
          </w:p>
        </w:tc>
      </w:tr>
      <w:tr w:rsidR="00A76FDC" w:rsidRPr="00B942BD" w14:paraId="288BCD53"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F0465D" w14:textId="77777777" w:rsidR="00403BDF" w:rsidRDefault="00111DA1" w:rsidP="00736ED9">
            <w:pPr>
              <w:ind w:left="-125"/>
            </w:pPr>
            <w:proofErr w:type="spellStart"/>
            <w:r>
              <w:rPr>
                <w:b/>
                <w:bCs/>
              </w:rPr>
              <w:t>Fluxo</w:t>
            </w:r>
            <w:proofErr w:type="spellEnd"/>
            <w:r>
              <w:rPr>
                <w:b/>
                <w:bCs/>
              </w:rPr>
              <w:t xml:space="preserve"> Principal</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C7FDB5" w14:textId="77777777" w:rsidR="00403BDF" w:rsidRPr="00B942BD" w:rsidRDefault="00111DA1" w:rsidP="00736ED9">
            <w:pPr>
              <w:spacing w:after="40"/>
              <w:ind w:left="-82"/>
            </w:pPr>
            <w:r w:rsidRPr="00B942BD">
              <w:t>1. O administrador solicita a consulta global.</w:t>
            </w:r>
          </w:p>
          <w:p w14:paraId="1A5CCAC5" w14:textId="77777777" w:rsidR="00403BDF" w:rsidRPr="00B942BD" w:rsidRDefault="00111DA1" w:rsidP="00736ED9">
            <w:pPr>
              <w:spacing w:after="40"/>
              <w:ind w:left="-82"/>
            </w:pPr>
            <w:r w:rsidRPr="00B942BD">
              <w:t>2. O sistema apresenta a lista de clientes registados.</w:t>
            </w:r>
          </w:p>
          <w:p w14:paraId="74DB9C03" w14:textId="77777777" w:rsidR="00403BDF" w:rsidRPr="00B942BD" w:rsidRDefault="00111DA1" w:rsidP="00736ED9">
            <w:pPr>
              <w:spacing w:after="40"/>
              <w:ind w:left="-82"/>
            </w:pPr>
            <w:r w:rsidRPr="00B942BD">
              <w:t>3. O sistema apresenta a lista de encomendas, com os veículos atribuídos e os depósitos associados.</w:t>
            </w:r>
          </w:p>
          <w:p w14:paraId="27FD24FD" w14:textId="77777777" w:rsidR="00403BDF" w:rsidRPr="00B942BD" w:rsidRDefault="00111DA1" w:rsidP="00736ED9">
            <w:pPr>
              <w:spacing w:after="40"/>
              <w:ind w:left="-82"/>
            </w:pPr>
            <w:r w:rsidRPr="00B942BD">
              <w:t>4. O sistema apresenta a lista de veículos e o seu estado atual.</w:t>
            </w:r>
          </w:p>
          <w:p w14:paraId="3580C82A" w14:textId="77777777" w:rsidR="00403BDF" w:rsidRPr="00B942BD" w:rsidRDefault="00111DA1" w:rsidP="00736ED9">
            <w:pPr>
              <w:spacing w:after="40"/>
              <w:ind w:left="-82"/>
            </w:pPr>
            <w:r w:rsidRPr="00B942BD">
              <w:t>5. O sistema apresenta a lista de depósitos e a respetiva localização.</w:t>
            </w:r>
          </w:p>
        </w:tc>
      </w:tr>
      <w:tr w:rsidR="00A76FDC" w:rsidRPr="00B942BD" w14:paraId="1AA3B5B3"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50A95E" w14:textId="77777777" w:rsidR="00403BDF" w:rsidRDefault="00111DA1" w:rsidP="00736ED9">
            <w:pPr>
              <w:ind w:left="-125"/>
            </w:pPr>
            <w:proofErr w:type="spellStart"/>
            <w:r>
              <w:rPr>
                <w:b/>
                <w:bCs/>
              </w:rPr>
              <w:t>Fluxos</w:t>
            </w:r>
            <w:proofErr w:type="spellEnd"/>
            <w:r>
              <w:rPr>
                <w:b/>
                <w:bCs/>
              </w:rPr>
              <w:t xml:space="preserve"> Alternativos</w:t>
            </w:r>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7E482D" w14:textId="77777777" w:rsidR="00403BDF" w:rsidRPr="00B942BD" w:rsidRDefault="00111DA1" w:rsidP="00736ED9">
            <w:pPr>
              <w:spacing w:after="40"/>
              <w:ind w:left="-82"/>
            </w:pPr>
            <w:r w:rsidRPr="00B942BD">
              <w:t>2a. Não existem registos a apresentar: o sistema informa o administrador dessa situação.</w:t>
            </w:r>
          </w:p>
        </w:tc>
      </w:tr>
      <w:tr w:rsidR="00A76FDC" w:rsidRPr="00B942BD" w14:paraId="2359A027"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7E5538" w14:textId="77777777" w:rsidR="00403BDF" w:rsidRDefault="00111DA1" w:rsidP="00736ED9">
            <w:pPr>
              <w:ind w:left="-125"/>
            </w:pPr>
            <w:proofErr w:type="spellStart"/>
            <w:r>
              <w:rPr>
                <w:b/>
                <w:bCs/>
              </w:rPr>
              <w:t>Regras</w:t>
            </w:r>
            <w:proofErr w:type="spellEnd"/>
            <w:r>
              <w:rPr>
                <w:b/>
                <w:bCs/>
              </w:rPr>
              <w:t xml:space="preserve"> de </w:t>
            </w:r>
            <w:proofErr w:type="spellStart"/>
            <w:r>
              <w:rPr>
                <w:b/>
                <w:bCs/>
              </w:rPr>
              <w:t>Negócio</w:t>
            </w:r>
            <w:proofErr w:type="spellEnd"/>
          </w:p>
        </w:tc>
        <w:tc>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97F9DF" w14:textId="77777777" w:rsidR="00403BDF" w:rsidRPr="00B942BD" w:rsidRDefault="00111DA1" w:rsidP="00736ED9">
            <w:pPr>
              <w:spacing w:after="40"/>
              <w:ind w:left="-82"/>
            </w:pPr>
            <w:r w:rsidRPr="00B942BD">
              <w:t>A consulta é estritamente de leitura, não podendo originar modificações nos dados.</w:t>
            </w:r>
          </w:p>
        </w:tc>
      </w:tr>
    </w:tbl>
    <w:p w14:paraId="29C266B3" w14:textId="77777777" w:rsidR="00403BDF" w:rsidRPr="00B942BD" w:rsidRDefault="00111DA1" w:rsidP="00C82D18">
      <w:pPr>
        <w:keepNext/>
        <w:spacing w:before="360" w:after="180"/>
        <w:ind w:left="-284"/>
      </w:pPr>
      <w:r w:rsidRPr="00B942BD">
        <w:rPr>
          <w:b/>
          <w:sz w:val="24"/>
          <w:szCs w:val="24"/>
        </w:rPr>
        <w:t>7</w:t>
      </w:r>
      <w:r w:rsidRPr="00B942BD">
        <w:tab/>
      </w:r>
      <w:proofErr w:type="spellStart"/>
      <w:r w:rsidRPr="00B942BD">
        <w:rPr>
          <w:b/>
          <w:sz w:val="24"/>
          <w:szCs w:val="24"/>
        </w:rPr>
        <w:t>Diagramas</w:t>
      </w:r>
      <w:proofErr w:type="spellEnd"/>
      <w:r w:rsidRPr="00B942BD">
        <w:rPr>
          <w:b/>
          <w:sz w:val="24"/>
          <w:szCs w:val="24"/>
        </w:rPr>
        <w:t xml:space="preserve"> de </w:t>
      </w:r>
      <w:proofErr w:type="spellStart"/>
      <w:r w:rsidRPr="00B942BD">
        <w:rPr>
          <w:b/>
          <w:sz w:val="24"/>
          <w:szCs w:val="24"/>
        </w:rPr>
        <w:t>Sequência</w:t>
      </w:r>
      <w:proofErr w:type="spellEnd"/>
      <w:r w:rsidRPr="00B942BD">
        <w:rPr>
          <w:b/>
          <w:sz w:val="24"/>
          <w:szCs w:val="24"/>
        </w:rPr>
        <w:t xml:space="preserve"> de Sistema</w:t>
      </w:r>
    </w:p>
    <w:p w14:paraId="21EA988D" w14:textId="77777777" w:rsidR="00403BDF" w:rsidRPr="00B942BD" w:rsidRDefault="00111DA1" w:rsidP="006D283D">
      <w:pPr>
        <w:ind w:left="-284"/>
        <w:jc w:val="both"/>
      </w:pPr>
      <w:r w:rsidRPr="00B942BD">
        <w:t xml:space="preserve">Um </w:t>
      </w:r>
      <w:proofErr w:type="spellStart"/>
      <w:r w:rsidRPr="00B942BD">
        <w:t>diagrama</w:t>
      </w:r>
      <w:proofErr w:type="spellEnd"/>
      <w:r w:rsidRPr="00B942BD">
        <w:t xml:space="preserve"> de </w:t>
      </w:r>
      <w:proofErr w:type="spellStart"/>
      <w:r w:rsidRPr="00B942BD">
        <w:t>sequência</w:t>
      </w:r>
      <w:proofErr w:type="spellEnd"/>
      <w:r w:rsidRPr="00B942BD">
        <w:t xml:space="preserve"> de sistema (System Sequence Diagram, ou SSD) é um tipo específico de diagrama UML [4] que mostra, ao longo do tempo, as mensagens trocadas entre um ator externo e o sistema visto como uma "caixa preta" [1]. O objetivo não é detalhar o funcionamento interno do software, mas sim evidenciar, de forma clara e ordenada, as interações que ocorrem em cada cenário: quem pede o quê, em que momento, e que resposta obtém do sistema. Os SSDs são, por isso, uma ponte natural entre os casos de uso — que descrevem o que acontece em texto corrido — e o desenho interno do sistema, que virá mais à frente.</w:t>
      </w:r>
    </w:p>
    <w:p w14:paraId="3FEB238D" w14:textId="02D36CE5" w:rsidR="00403BDF" w:rsidRPr="00B942BD" w:rsidRDefault="00111DA1" w:rsidP="00AA17D3">
      <w:pPr>
        <w:ind w:left="-284" w:firstLine="284"/>
        <w:jc w:val="both"/>
        <w:pPrChange w:id="103" w:author="Mário Adérito Kumolehã Figueira" w:date="2026-05-17T23:25:00Z" w16du:dateUtc="2026-05-17T22:25:00Z">
          <w:pPr>
            <w:ind w:left="-284"/>
            <w:jc w:val="both"/>
          </w:pPr>
        </w:pPrChange>
      </w:pPr>
      <w:r w:rsidRPr="00B942BD">
        <w:t xml:space="preserve">Nesta secção apresentam-se os SSDs correspondentes aos </w:t>
      </w:r>
      <w:r w:rsidR="00FC7FAA" w:rsidRPr="00B942BD">
        <w:t>sete</w:t>
      </w:r>
      <w:r w:rsidRPr="00B942BD">
        <w:t xml:space="preserve"> casos de uso anteriormente detalhados, ilustrando a sequência de interações previstas entre cada ator e o sistema.</w:t>
      </w:r>
    </w:p>
    <w:p w14:paraId="6D7F7F16" w14:textId="49E20265" w:rsidR="006C05BD" w:rsidRDefault="006C05BD" w:rsidP="006C05BD">
      <w:pPr>
        <w:keepNext/>
        <w:spacing w:before="240" w:after="120"/>
        <w:ind w:left="-284"/>
        <w:rPr>
          <w:b/>
        </w:rPr>
      </w:pPr>
      <w:r w:rsidRPr="00B942BD">
        <w:rPr>
          <w:b/>
        </w:rPr>
        <w:t>7.1</w:t>
      </w:r>
      <w:r w:rsidRPr="00B942BD">
        <w:tab/>
      </w:r>
      <w:r w:rsidRPr="00B942BD">
        <w:rPr>
          <w:b/>
        </w:rPr>
        <w:t>SSD</w:t>
      </w:r>
      <w:r w:rsidR="00C4783E">
        <w:rPr>
          <w:b/>
        </w:rPr>
        <w:t>:</w:t>
      </w:r>
      <w:r w:rsidR="00832E6F">
        <w:rPr>
          <w:b/>
        </w:rPr>
        <w:t xml:space="preserve"> </w:t>
      </w:r>
      <w:r w:rsidR="00C4783E">
        <w:rPr>
          <w:b/>
        </w:rPr>
        <w:t>UC</w:t>
      </w:r>
      <w:r>
        <w:rPr>
          <w:b/>
        </w:rPr>
        <w:t xml:space="preserve"> </w:t>
      </w:r>
      <w:r w:rsidR="00832E6F">
        <w:rPr>
          <w:b/>
        </w:rPr>
        <w:t>1</w:t>
      </w:r>
      <w:r w:rsidRPr="00B942BD">
        <w:rPr>
          <w:b/>
        </w:rPr>
        <w:t xml:space="preserve"> — </w:t>
      </w:r>
      <w:proofErr w:type="spellStart"/>
      <w:r w:rsidRPr="00B942BD">
        <w:rPr>
          <w:b/>
        </w:rPr>
        <w:t>Registar</w:t>
      </w:r>
      <w:proofErr w:type="spellEnd"/>
      <w:r w:rsidRPr="00B942BD">
        <w:rPr>
          <w:b/>
        </w:rPr>
        <w:t xml:space="preserve"> </w:t>
      </w:r>
      <w:proofErr w:type="spellStart"/>
      <w:r w:rsidRPr="00B942BD">
        <w:rPr>
          <w:b/>
        </w:rPr>
        <w:t>Cliente</w:t>
      </w:r>
      <w:proofErr w:type="spellEnd"/>
    </w:p>
    <w:p w14:paraId="1D64626E" w14:textId="6EDA6D4C" w:rsidR="00237FEE" w:rsidRDefault="002B70A2" w:rsidP="006C05BD">
      <w:pPr>
        <w:keepNext/>
        <w:spacing w:before="240" w:after="120"/>
        <w:ind w:left="-284"/>
        <w:rPr>
          <w:lang w:val="pt-BR"/>
        </w:rPr>
      </w:pPr>
      <w:del w:id="104" w:author="Mário Adérito Kumolehã Figueira" w:date="2026-05-17T23:24:00Z" w16du:dateUtc="2026-05-17T22:24:00Z">
        <w:r w:rsidRPr="002B70A2" w:rsidDel="00AA17D3">
          <w:rPr>
            <w:lang w:val="pt-BR"/>
          </w:rPr>
          <w:delText xml:space="preserve">A </w:delText>
        </w:r>
        <w:r w:rsidDel="00AA17D3">
          <w:rPr>
            <w:lang w:val="pt-BR"/>
          </w:rPr>
          <w:delText>fig.3 representa a interação entre</w:delText>
        </w:r>
      </w:del>
      <w:r>
        <w:rPr>
          <w:lang w:val="pt-BR"/>
        </w:rPr>
        <w:t xml:space="preserve"> </w:t>
      </w:r>
      <w:ins w:id="105" w:author="Mário Adérito Kumolehã Figueira" w:date="2026-05-17T23:24:00Z" w16du:dateUtc="2026-05-17T22:24:00Z">
        <w:r w:rsidR="00AA17D3" w:rsidRPr="00AA17D3">
          <w:rPr>
            <w:lang w:val="pt-BR"/>
          </w:rPr>
          <w:t>A Fig. 3 representa a interação entre o cliente e o sistema durante o processo de registo de um novo cliente. O utilizador inicia o processo através da interface principal, introduzindo os dados necessários, como nome e contacto. Em seguida, o sistema valida as informações fornecidas e verifica se o contacto já se encontra registado. Caso os dados sejam válidos e únicos, o cliente é criado e armazenado no repositório, sendo apresentada uma mensagem de confirmação. Caso contrário, o sistema informa que os dados são inválidos ou que o contacto já existe.</w:t>
        </w:r>
      </w:ins>
    </w:p>
    <w:p w14:paraId="1011129A" w14:textId="4B6521D7" w:rsidR="002B70A2" w:rsidRDefault="00313B36" w:rsidP="006C05BD">
      <w:pPr>
        <w:keepNext/>
        <w:spacing w:before="240" w:after="120"/>
        <w:ind w:left="-284"/>
        <w:rPr>
          <w:lang w:val="pt-BR"/>
        </w:rPr>
      </w:pPr>
      <w:r>
        <w:rPr>
          <w:noProof/>
        </w:rPr>
        <w:drawing>
          <wp:inline distT="0" distB="0" distL="0" distR="0" wp14:anchorId="68A67D24" wp14:editId="7B329473">
            <wp:extent cx="4394200" cy="3671570"/>
            <wp:effectExtent l="0" t="0" r="6350" b="5080"/>
            <wp:docPr id="57146589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4200" cy="3671570"/>
                    </a:xfrm>
                    <a:prstGeom prst="rect">
                      <a:avLst/>
                    </a:prstGeom>
                    <a:noFill/>
                    <a:ln>
                      <a:noFill/>
                    </a:ln>
                  </pic:spPr>
                </pic:pic>
              </a:graphicData>
            </a:graphic>
          </wp:inline>
        </w:drawing>
      </w:r>
      <w:r>
        <w:rPr>
          <w:noProof/>
          <w:lang w:val="pt-BR"/>
        </w:rPr>
        <w:t xml:space="preserve"> </w:t>
      </w:r>
    </w:p>
    <w:p w14:paraId="7C2AA07C" w14:textId="14035D67" w:rsidR="005C5506" w:rsidRPr="005C5506" w:rsidRDefault="005C5506" w:rsidP="005C5506">
      <w:pPr>
        <w:spacing w:before="120" w:after="240"/>
        <w:ind w:left="-284"/>
        <w:rPr>
          <w:sz w:val="18"/>
          <w:szCs w:val="18"/>
          <w:lang w:val="pt-BR"/>
        </w:rPr>
      </w:pPr>
      <w:r w:rsidRPr="005C5506">
        <w:rPr>
          <w:b/>
          <w:sz w:val="18"/>
          <w:szCs w:val="18"/>
          <w:lang w:val="pt-BR"/>
        </w:rPr>
        <w:t xml:space="preserve">Fig. 3. </w:t>
      </w:r>
      <w:r w:rsidRPr="005C5506">
        <w:rPr>
          <w:sz w:val="18"/>
          <w:szCs w:val="18"/>
          <w:lang w:val="pt-BR"/>
        </w:rPr>
        <w:t xml:space="preserve">SSD correspondente ao caso de uso </w:t>
      </w:r>
      <w:r w:rsidR="00AC19A3">
        <w:rPr>
          <w:sz w:val="18"/>
          <w:szCs w:val="18"/>
          <w:lang w:val="pt-BR"/>
        </w:rPr>
        <w:t>registar cliente</w:t>
      </w:r>
      <w:r w:rsidRPr="005C5506">
        <w:rPr>
          <w:sz w:val="18"/>
          <w:szCs w:val="18"/>
          <w:lang w:val="pt-BR"/>
        </w:rPr>
        <w:t>.</w:t>
      </w:r>
      <w:r w:rsidR="00A0450F">
        <w:rPr>
          <w:sz w:val="18"/>
          <w:szCs w:val="18"/>
          <w:lang w:val="pt-BR"/>
        </w:rPr>
        <w:br/>
      </w:r>
      <w:r w:rsidR="00A0450F">
        <w:rPr>
          <w:sz w:val="18"/>
          <w:szCs w:val="18"/>
          <w:lang w:val="pt-BR"/>
        </w:rPr>
        <w:br/>
      </w:r>
      <w:del w:id="106" w:author="Mário Adérito Kumolehã Figueira" w:date="2026-05-17T23:14:00Z" w16du:dateUtc="2026-05-17T22:14:00Z">
        <w:r w:rsidR="00A0450F" w:rsidDel="00AA780B">
          <w:rPr>
            <w:sz w:val="18"/>
            <w:szCs w:val="18"/>
            <w:lang w:val="pt-BR"/>
          </w:rPr>
          <w:delText xml:space="preserve">eu </w:delText>
        </w:r>
        <w:r w:rsidR="004B66E6" w:rsidDel="00AA780B">
          <w:rPr>
            <w:sz w:val="18"/>
            <w:szCs w:val="18"/>
            <w:lang w:val="pt-BR"/>
          </w:rPr>
          <w:delText>lembro</w:delText>
        </w:r>
        <w:r w:rsidR="00A0450F" w:rsidDel="00AA780B">
          <w:rPr>
            <w:sz w:val="18"/>
            <w:szCs w:val="18"/>
            <w:lang w:val="pt-BR"/>
          </w:rPr>
          <w:delText xml:space="preserve"> eu na aula o professor disse par não considerar os erros..... </w:delText>
        </w:r>
      </w:del>
    </w:p>
    <w:p w14:paraId="33F1F4D7" w14:textId="77777777" w:rsidR="00237FEE" w:rsidRPr="002B70A2" w:rsidRDefault="00237FEE" w:rsidP="005C5506">
      <w:pPr>
        <w:keepNext/>
        <w:spacing w:before="240" w:after="120"/>
        <w:rPr>
          <w:lang w:val="pt-BR"/>
        </w:rPr>
      </w:pPr>
    </w:p>
    <w:p w14:paraId="3ABFB941" w14:textId="1012603D" w:rsidR="00403BDF" w:rsidRPr="002B70A2" w:rsidRDefault="00111DA1" w:rsidP="005C5506">
      <w:pPr>
        <w:keepNext/>
        <w:spacing w:before="240" w:after="120"/>
        <w:ind w:left="-284"/>
        <w:rPr>
          <w:lang w:val="pt-BR"/>
        </w:rPr>
      </w:pPr>
      <w:r w:rsidRPr="002B70A2">
        <w:rPr>
          <w:b/>
          <w:lang w:val="pt-BR"/>
        </w:rPr>
        <w:t>7.</w:t>
      </w:r>
      <w:r w:rsidR="00832E6F" w:rsidRPr="002B70A2">
        <w:rPr>
          <w:b/>
          <w:bCs/>
          <w:lang w:val="pt-BR"/>
        </w:rPr>
        <w:t>2</w:t>
      </w:r>
      <w:r w:rsidR="000C432D" w:rsidRPr="002B70A2">
        <w:rPr>
          <w:b/>
          <w:bCs/>
          <w:lang w:val="pt-BR"/>
        </w:rPr>
        <w:t xml:space="preserve"> </w:t>
      </w:r>
      <w:r w:rsidRPr="002B70A2">
        <w:rPr>
          <w:b/>
          <w:lang w:val="pt-BR"/>
        </w:rPr>
        <w:t xml:space="preserve">SSD </w:t>
      </w:r>
      <w:r w:rsidR="00FB195E" w:rsidRPr="002B70A2">
        <w:rPr>
          <w:b/>
          <w:bCs/>
          <w:lang w:val="pt-BR"/>
        </w:rPr>
        <w:t>UC 2</w:t>
      </w:r>
      <w:r w:rsidRPr="002B70A2">
        <w:rPr>
          <w:b/>
          <w:lang w:val="pt-BR"/>
        </w:rPr>
        <w:t xml:space="preserve"> — Criar Encomenda</w:t>
      </w:r>
    </w:p>
    <w:p w14:paraId="6832D511" w14:textId="1211053E" w:rsidR="00403BDF" w:rsidRPr="00B942BD" w:rsidRDefault="00111DA1" w:rsidP="00C82D18">
      <w:pPr>
        <w:spacing w:after="120"/>
        <w:ind w:left="-284"/>
        <w:jc w:val="both"/>
      </w:pPr>
      <w:r w:rsidRPr="005C5506">
        <w:rPr>
          <w:lang w:val="pt-BR"/>
        </w:rPr>
        <w:t xml:space="preserve">A Fig. </w:t>
      </w:r>
      <w:r w:rsidR="005C5506" w:rsidRPr="005C5506">
        <w:rPr>
          <w:lang w:val="pt-BR"/>
        </w:rPr>
        <w:t>4</w:t>
      </w:r>
      <w:r w:rsidRPr="005C5506">
        <w:rPr>
          <w:lang w:val="pt-BR"/>
        </w:rPr>
        <w:t xml:space="preserve"> representa a interação entre o cliente e o sistema durante o processo de criação de uma encomenda. </w:t>
      </w:r>
      <w:r w:rsidRPr="00B942BD">
        <w:t xml:space="preserve">O </w:t>
      </w:r>
      <w:proofErr w:type="spellStart"/>
      <w:r w:rsidRPr="00B942BD">
        <w:t>cliente</w:t>
      </w:r>
      <w:proofErr w:type="spellEnd"/>
      <w:r w:rsidRPr="00B942BD">
        <w:t xml:space="preserve"> </w:t>
      </w:r>
      <w:proofErr w:type="spellStart"/>
      <w:r w:rsidRPr="00B942BD">
        <w:t>inicia</w:t>
      </w:r>
      <w:proofErr w:type="spellEnd"/>
      <w:r w:rsidRPr="00B942BD">
        <w:t xml:space="preserve"> o processo, fornece os dados necessários e seleciona os depósitos de origem e de destino, sendo posteriormente notificado da confirmação da encomenda.</w:t>
      </w:r>
    </w:p>
    <w:p w14:paraId="0124E0F2" w14:textId="20EB8AC3" w:rsidR="00403BDF" w:rsidRDefault="00D02447" w:rsidP="00C82D18">
      <w:pPr>
        <w:spacing w:before="180" w:after="60"/>
        <w:ind w:left="-284"/>
        <w:jc w:val="center"/>
      </w:pPr>
      <w:r>
        <w:rPr>
          <w:noProof/>
        </w:rPr>
        <w:drawing>
          <wp:inline distT="0" distB="0" distL="0" distR="0" wp14:anchorId="0D14A009" wp14:editId="26912214">
            <wp:extent cx="4394200" cy="4175185"/>
            <wp:effectExtent l="0" t="0" r="6350" b="0"/>
            <wp:docPr id="203578604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07934" cy="4188234"/>
                    </a:xfrm>
                    <a:prstGeom prst="rect">
                      <a:avLst/>
                    </a:prstGeom>
                    <a:noFill/>
                    <a:ln>
                      <a:noFill/>
                    </a:ln>
                  </pic:spPr>
                </pic:pic>
              </a:graphicData>
            </a:graphic>
          </wp:inline>
        </w:drawing>
      </w:r>
      <w:r w:rsidRPr="00B942BD">
        <w:t xml:space="preserve"> </w:t>
      </w:r>
    </w:p>
    <w:p w14:paraId="7ED64960" w14:textId="24A48F5C" w:rsidR="00403BDF" w:rsidRPr="00B942BD" w:rsidRDefault="00111DA1" w:rsidP="00C82D18">
      <w:pPr>
        <w:spacing w:before="120" w:after="240"/>
        <w:ind w:left="-284"/>
        <w:jc w:val="center"/>
      </w:pPr>
      <w:r w:rsidRPr="00B942BD">
        <w:rPr>
          <w:b/>
          <w:sz w:val="18"/>
          <w:szCs w:val="18"/>
        </w:rPr>
        <w:t xml:space="preserve">Fig. </w:t>
      </w:r>
      <w:ins w:id="107" w:author="Mário Adérito Kumolehã Figueira" w:date="2026-05-17T23:15:00Z" w16du:dateUtc="2026-05-17T22:15:00Z">
        <w:r w:rsidR="00283BAA">
          <w:rPr>
            <w:b/>
            <w:sz w:val="18"/>
            <w:szCs w:val="18"/>
          </w:rPr>
          <w:t>4</w:t>
        </w:r>
      </w:ins>
      <w:del w:id="108" w:author="Mário Adérito Kumolehã Figueira" w:date="2026-05-17T23:15:00Z" w16du:dateUtc="2026-05-17T22:15:00Z">
        <w:r w:rsidRPr="00B942BD" w:rsidDel="00283BAA">
          <w:rPr>
            <w:b/>
            <w:sz w:val="18"/>
            <w:szCs w:val="18"/>
          </w:rPr>
          <w:delText>3</w:delText>
        </w:r>
      </w:del>
      <w:r w:rsidRPr="00B942BD">
        <w:rPr>
          <w:b/>
          <w:sz w:val="18"/>
          <w:szCs w:val="18"/>
        </w:rPr>
        <w:t xml:space="preserve">. </w:t>
      </w:r>
      <w:r w:rsidRPr="00B942BD">
        <w:rPr>
          <w:sz w:val="18"/>
          <w:szCs w:val="18"/>
        </w:rPr>
        <w:t>SSD correspondente ao caso de uso Criar Encomenda.</w:t>
      </w:r>
    </w:p>
    <w:p w14:paraId="7DC9E12E" w14:textId="79FB0621" w:rsidR="00403BDF" w:rsidRPr="00B9576E" w:rsidRDefault="00111DA1" w:rsidP="00C82D18">
      <w:pPr>
        <w:keepNext/>
        <w:spacing w:before="240" w:after="120"/>
        <w:ind w:left="-284"/>
        <w:rPr>
          <w:lang w:val="pt-BR"/>
          <w:rPrChange w:id="109" w:author="Mário Adérito Kumolehã Figueira" w:date="2026-05-17T22:54:00Z" w16du:dateUtc="2026-05-17T21:54:00Z">
            <w:rPr/>
          </w:rPrChange>
        </w:rPr>
      </w:pPr>
      <w:r w:rsidRPr="00173C85">
        <w:rPr>
          <w:b/>
          <w:lang w:val="pt-BR"/>
          <w:rPrChange w:id="110" w:author="Mário Adérito Kumolehã Figueira" w:date="2026-05-17T22:54:00Z" w16du:dateUtc="2026-05-17T21:54:00Z">
            <w:rPr>
              <w:b/>
            </w:rPr>
          </w:rPrChange>
        </w:rPr>
        <w:t>7.</w:t>
      </w:r>
      <w:r w:rsidR="000B5146" w:rsidRPr="00173C85">
        <w:rPr>
          <w:b/>
          <w:lang w:val="pt-BR"/>
          <w:rPrChange w:id="111" w:author="Mário Adérito Kumolehã Figueira" w:date="2026-05-17T22:54:00Z" w16du:dateUtc="2026-05-17T21:54:00Z">
            <w:rPr>
              <w:b/>
            </w:rPr>
          </w:rPrChange>
        </w:rPr>
        <w:t>3</w:t>
      </w:r>
      <w:r w:rsidRPr="00173C85">
        <w:rPr>
          <w:lang w:val="pt-BR"/>
          <w:rPrChange w:id="112" w:author="Mário Adérito Kumolehã Figueira" w:date="2026-05-17T22:54:00Z" w16du:dateUtc="2026-05-17T21:54:00Z">
            <w:rPr/>
          </w:rPrChange>
        </w:rPr>
        <w:tab/>
      </w:r>
      <w:r w:rsidRPr="00173C85">
        <w:rPr>
          <w:b/>
          <w:lang w:val="pt-BR"/>
          <w:rPrChange w:id="113" w:author="Mário Adérito Kumolehã Figueira" w:date="2026-05-17T22:54:00Z" w16du:dateUtc="2026-05-17T21:54:00Z">
            <w:rPr>
              <w:b/>
            </w:rPr>
          </w:rPrChange>
        </w:rPr>
        <w:t>SSD</w:t>
      </w:r>
      <w:r w:rsidR="0089286D" w:rsidRPr="00173C85">
        <w:rPr>
          <w:b/>
          <w:bCs/>
          <w:lang w:val="pt-BR"/>
          <w:rPrChange w:id="114" w:author="Mário Adérito Kumolehã Figueira" w:date="2026-05-17T22:54:00Z" w16du:dateUtc="2026-05-17T21:54:00Z">
            <w:rPr>
              <w:b/>
              <w:bCs/>
            </w:rPr>
          </w:rPrChange>
        </w:rPr>
        <w:t>:</w:t>
      </w:r>
      <w:r w:rsidR="000C1BDE" w:rsidRPr="00173C85">
        <w:rPr>
          <w:b/>
          <w:bCs/>
          <w:lang w:val="pt-BR"/>
          <w:rPrChange w:id="115" w:author="Mário Adérito Kumolehã Figueira" w:date="2026-05-17T22:54:00Z" w16du:dateUtc="2026-05-17T21:54:00Z">
            <w:rPr>
              <w:b/>
              <w:bCs/>
            </w:rPr>
          </w:rPrChange>
        </w:rPr>
        <w:t xml:space="preserve"> </w:t>
      </w:r>
      <w:r w:rsidR="0089286D" w:rsidRPr="00173C85">
        <w:rPr>
          <w:b/>
          <w:lang w:val="pt-BR"/>
          <w:rPrChange w:id="116" w:author="Mário Adérito Kumolehã Figueira" w:date="2026-05-17T22:54:00Z" w16du:dateUtc="2026-05-17T21:54:00Z">
            <w:rPr>
              <w:b/>
            </w:rPr>
          </w:rPrChange>
        </w:rPr>
        <w:t>UC3</w:t>
      </w:r>
      <w:r w:rsidRPr="00173C85">
        <w:rPr>
          <w:b/>
          <w:lang w:val="pt-BR"/>
          <w:rPrChange w:id="117" w:author="Mário Adérito Kumolehã Figueira" w:date="2026-05-17T22:54:00Z" w16du:dateUtc="2026-05-17T21:54:00Z">
            <w:rPr>
              <w:b/>
            </w:rPr>
          </w:rPrChange>
        </w:rPr>
        <w:t xml:space="preserve"> — Consultar Estado da Encomenda</w:t>
      </w:r>
    </w:p>
    <w:p w14:paraId="44D0B04D" w14:textId="6ABA0E49" w:rsidR="00403BDF" w:rsidRPr="00B942BD" w:rsidRDefault="00111DA1" w:rsidP="00C82D18">
      <w:pPr>
        <w:spacing w:after="120"/>
        <w:ind w:left="-284"/>
        <w:jc w:val="both"/>
      </w:pPr>
      <w:r w:rsidRPr="00283BAA">
        <w:rPr>
          <w:lang w:val="pt-BR"/>
          <w:rPrChange w:id="118" w:author="Mário Adérito Kumolehã Figueira" w:date="2026-05-17T23:15:00Z" w16du:dateUtc="2026-05-17T22:15:00Z">
            <w:rPr/>
          </w:rPrChange>
        </w:rPr>
        <w:t xml:space="preserve">A Fig. </w:t>
      </w:r>
      <w:ins w:id="119" w:author="Mário Adérito Kumolehã Figueira" w:date="2026-05-17T23:15:00Z" w16du:dateUtc="2026-05-17T22:15:00Z">
        <w:r w:rsidR="00283BAA" w:rsidRPr="00283BAA">
          <w:rPr>
            <w:lang w:val="pt-BR"/>
            <w:rPrChange w:id="120" w:author="Mário Adérito Kumolehã Figueira" w:date="2026-05-17T23:15:00Z" w16du:dateUtc="2026-05-17T22:15:00Z">
              <w:rPr/>
            </w:rPrChange>
          </w:rPr>
          <w:t>5</w:t>
        </w:r>
      </w:ins>
      <w:del w:id="121" w:author="Mário Adérito Kumolehã Figueira" w:date="2026-05-17T23:15:00Z" w16du:dateUtc="2026-05-17T22:15:00Z">
        <w:r w:rsidRPr="00283BAA" w:rsidDel="00283BAA">
          <w:rPr>
            <w:lang w:val="pt-BR"/>
            <w:rPrChange w:id="122" w:author="Mário Adérito Kumolehã Figueira" w:date="2026-05-17T23:15:00Z" w16du:dateUtc="2026-05-17T22:15:00Z">
              <w:rPr/>
            </w:rPrChange>
          </w:rPr>
          <w:delText>4</w:delText>
        </w:r>
      </w:del>
      <w:r w:rsidRPr="00283BAA">
        <w:rPr>
          <w:lang w:val="pt-BR"/>
          <w:rPrChange w:id="123" w:author="Mário Adérito Kumolehã Figueira" w:date="2026-05-17T23:15:00Z" w16du:dateUtc="2026-05-17T22:15:00Z">
            <w:rPr/>
          </w:rPrChange>
        </w:rPr>
        <w:t xml:space="preserve"> ilustra a sequência de eventos envolvidos na consulta do estado de uma encomenda. </w:t>
      </w:r>
      <w:r w:rsidRPr="00B942BD">
        <w:t xml:space="preserve">O </w:t>
      </w:r>
      <w:proofErr w:type="spellStart"/>
      <w:r w:rsidRPr="00B942BD">
        <w:t>cliente</w:t>
      </w:r>
      <w:proofErr w:type="spellEnd"/>
      <w:r w:rsidRPr="00B942BD">
        <w:t xml:space="preserve"> </w:t>
      </w:r>
      <w:proofErr w:type="spellStart"/>
      <w:r w:rsidRPr="00B942BD">
        <w:t>fornece</w:t>
      </w:r>
      <w:proofErr w:type="spellEnd"/>
      <w:r w:rsidRPr="00B942BD">
        <w:t xml:space="preserve"> a identificação da encomenda e o sistema devolve a informação atualizada sobre o estado em que esta se encontra.</w:t>
      </w:r>
    </w:p>
    <w:p w14:paraId="150846ED" w14:textId="31459C84" w:rsidR="00403BDF" w:rsidRDefault="00F6366F" w:rsidP="00C82D18">
      <w:pPr>
        <w:spacing w:before="180" w:after="60"/>
        <w:ind w:left="-284"/>
        <w:jc w:val="center"/>
      </w:pPr>
      <w:r>
        <w:rPr>
          <w:noProof/>
        </w:rPr>
        <w:drawing>
          <wp:inline distT="0" distB="0" distL="0" distR="0" wp14:anchorId="48D85BB5" wp14:editId="2F2D8D91">
            <wp:extent cx="4394200" cy="3463290"/>
            <wp:effectExtent l="0" t="0" r="6350" b="3810"/>
            <wp:docPr id="95548514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4200" cy="3463290"/>
                    </a:xfrm>
                    <a:prstGeom prst="rect">
                      <a:avLst/>
                    </a:prstGeom>
                    <a:noFill/>
                    <a:ln>
                      <a:noFill/>
                    </a:ln>
                  </pic:spPr>
                </pic:pic>
              </a:graphicData>
            </a:graphic>
          </wp:inline>
        </w:drawing>
      </w:r>
      <w:r w:rsidRPr="00B942BD">
        <w:t xml:space="preserve"> </w:t>
      </w:r>
    </w:p>
    <w:p w14:paraId="7995BA7A" w14:textId="0FF3811F" w:rsidR="00403BDF" w:rsidRDefault="00111DA1" w:rsidP="00C82D18">
      <w:pPr>
        <w:spacing w:before="120" w:after="240"/>
        <w:ind w:left="-284"/>
        <w:jc w:val="center"/>
        <w:rPr>
          <w:sz w:val="18"/>
          <w:szCs w:val="18"/>
        </w:rPr>
      </w:pPr>
      <w:r w:rsidRPr="00B942BD">
        <w:rPr>
          <w:b/>
          <w:sz w:val="18"/>
          <w:szCs w:val="18"/>
        </w:rPr>
        <w:t xml:space="preserve">Fig. </w:t>
      </w:r>
      <w:ins w:id="124" w:author="Mário Adérito Kumolehã Figueira" w:date="2026-05-17T23:15:00Z" w16du:dateUtc="2026-05-17T22:15:00Z">
        <w:r w:rsidR="00283BAA">
          <w:rPr>
            <w:b/>
            <w:sz w:val="18"/>
            <w:szCs w:val="18"/>
          </w:rPr>
          <w:t>5</w:t>
        </w:r>
      </w:ins>
      <w:del w:id="125" w:author="Mário Adérito Kumolehã Figueira" w:date="2026-05-17T23:15:00Z" w16du:dateUtc="2026-05-17T22:15:00Z">
        <w:r w:rsidRPr="00B942BD" w:rsidDel="00283BAA">
          <w:rPr>
            <w:b/>
            <w:sz w:val="18"/>
            <w:szCs w:val="18"/>
          </w:rPr>
          <w:delText>4</w:delText>
        </w:r>
      </w:del>
      <w:r w:rsidRPr="00B942BD">
        <w:rPr>
          <w:b/>
          <w:sz w:val="18"/>
          <w:szCs w:val="18"/>
        </w:rPr>
        <w:t xml:space="preserve">. </w:t>
      </w:r>
      <w:r w:rsidRPr="00B942BD">
        <w:rPr>
          <w:sz w:val="18"/>
          <w:szCs w:val="18"/>
        </w:rPr>
        <w:t>SSD correspondente ao caso de uso Consultar Estado da Encomenda.</w:t>
      </w:r>
    </w:p>
    <w:p w14:paraId="7D3497CD" w14:textId="77777777" w:rsidR="00B00716" w:rsidRDefault="00B00716" w:rsidP="00C82D18">
      <w:pPr>
        <w:spacing w:before="120" w:after="240"/>
        <w:ind w:left="-284"/>
        <w:jc w:val="center"/>
      </w:pPr>
    </w:p>
    <w:p w14:paraId="5CA755E8" w14:textId="28EAD7CF" w:rsidR="00081FB9" w:rsidRPr="00374582" w:rsidRDefault="00111DA1" w:rsidP="00081FB9">
      <w:pPr>
        <w:keepNext/>
        <w:spacing w:before="240" w:after="120"/>
        <w:ind w:left="-284"/>
        <w:rPr>
          <w:lang w:val="pt-BR"/>
          <w:rPrChange w:id="126" w:author="Mário Adérito Kumolehã Figueira" w:date="2026-05-17T23:06:00Z" w16du:dateUtc="2026-05-17T22:06:00Z">
            <w:rPr/>
          </w:rPrChange>
        </w:rPr>
      </w:pPr>
      <w:r w:rsidRPr="00374582">
        <w:rPr>
          <w:b/>
          <w:lang w:val="pt-BR"/>
          <w:rPrChange w:id="127" w:author="Mário Adérito Kumolehã Figueira" w:date="2026-05-17T23:06:00Z" w16du:dateUtc="2026-05-17T22:06:00Z">
            <w:rPr>
              <w:b/>
            </w:rPr>
          </w:rPrChange>
        </w:rPr>
        <w:t>7.</w:t>
      </w:r>
      <w:r w:rsidR="00081FB9" w:rsidRPr="00374582">
        <w:rPr>
          <w:b/>
          <w:bCs/>
          <w:lang w:val="pt-BR"/>
          <w:rPrChange w:id="128" w:author="Mário Adérito Kumolehã Figueira" w:date="2026-05-17T23:06:00Z" w16du:dateUtc="2026-05-17T22:06:00Z">
            <w:rPr>
              <w:b/>
              <w:bCs/>
            </w:rPr>
          </w:rPrChange>
        </w:rPr>
        <w:t>4</w:t>
      </w:r>
      <w:r w:rsidR="00081FB9" w:rsidRPr="00374582">
        <w:rPr>
          <w:lang w:val="pt-BR"/>
          <w:rPrChange w:id="129" w:author="Mário Adérito Kumolehã Figueira" w:date="2026-05-17T23:06:00Z" w16du:dateUtc="2026-05-17T22:06:00Z">
            <w:rPr/>
          </w:rPrChange>
        </w:rPr>
        <w:tab/>
      </w:r>
      <w:r w:rsidR="00081FB9" w:rsidRPr="00374582">
        <w:rPr>
          <w:b/>
          <w:bCs/>
          <w:lang w:val="pt-BR"/>
          <w:rPrChange w:id="130" w:author="Mário Adérito Kumolehã Figueira" w:date="2026-05-17T23:06:00Z" w16du:dateUtc="2026-05-17T22:06:00Z">
            <w:rPr>
              <w:b/>
              <w:bCs/>
            </w:rPr>
          </w:rPrChange>
        </w:rPr>
        <w:t>SSD: UC 4 — Adicionar Veículo</w:t>
      </w:r>
    </w:p>
    <w:p w14:paraId="7FA5AF82" w14:textId="26312E58" w:rsidR="00B96CEB" w:rsidRPr="00B96CEB" w:rsidRDefault="00081FB9" w:rsidP="00B96CEB">
      <w:pPr>
        <w:spacing w:after="120"/>
        <w:ind w:left="-284"/>
        <w:jc w:val="both"/>
        <w:rPr>
          <w:ins w:id="131" w:author="Masembo Jumesio Da Silva Zola" w:date="2026-05-17T23:01:00Z"/>
        </w:rPr>
      </w:pPr>
      <w:r w:rsidRPr="00374582">
        <w:rPr>
          <w:lang w:val="pt-BR"/>
          <w:rPrChange w:id="132" w:author="Mário Adérito Kumolehã Figueira" w:date="2026-05-17T23:06:00Z" w16du:dateUtc="2026-05-17T22:06:00Z">
            <w:rPr/>
          </w:rPrChange>
        </w:rPr>
        <w:t xml:space="preserve">A Fig. </w:t>
      </w:r>
      <w:ins w:id="133" w:author="Mário Adérito Kumolehã Figueira" w:date="2026-05-17T23:15:00Z" w16du:dateUtc="2026-05-17T22:15:00Z">
        <w:r w:rsidR="00283BAA">
          <w:rPr>
            <w:lang w:val="pt-BR"/>
          </w:rPr>
          <w:t>6</w:t>
        </w:r>
      </w:ins>
      <w:ins w:id="134" w:author="Masembo Jumesio Da Silva Zola" w:date="2026-05-17T23:01:00Z" w16du:dateUtc="2026-05-17T22:01:00Z">
        <w:del w:id="135" w:author="Mário Adérito Kumolehã Figueira" w:date="2026-05-17T23:15:00Z" w16du:dateUtc="2026-05-17T22:15:00Z">
          <w:r w:rsidR="009400B5" w:rsidRPr="00374582" w:rsidDel="00283BAA">
            <w:rPr>
              <w:lang w:val="pt-BR"/>
              <w:rPrChange w:id="136" w:author="Mário Adérito Kumolehã Figueira" w:date="2026-05-17T23:06:00Z" w16du:dateUtc="2026-05-17T22:06:00Z">
                <w:rPr/>
              </w:rPrChange>
            </w:rPr>
            <w:delText>5</w:delText>
          </w:r>
        </w:del>
      </w:ins>
      <w:del w:id="137" w:author="Masembo Jumesio Da Silva Zola" w:date="2026-05-17T23:01:00Z" w16du:dateUtc="2026-05-17T22:01:00Z">
        <w:r w:rsidRPr="00374582" w:rsidDel="009400B5">
          <w:rPr>
            <w:lang w:val="pt-BR"/>
            <w:rPrChange w:id="138" w:author="Mário Adérito Kumolehã Figueira" w:date="2026-05-17T23:06:00Z" w16du:dateUtc="2026-05-17T22:06:00Z">
              <w:rPr/>
            </w:rPrChange>
          </w:rPr>
          <w:delText>6</w:delText>
        </w:r>
      </w:del>
      <w:r w:rsidRPr="00374582">
        <w:rPr>
          <w:lang w:val="pt-BR"/>
          <w:rPrChange w:id="139" w:author="Mário Adérito Kumolehã Figueira" w:date="2026-05-17T23:06:00Z" w16du:dateUtc="2026-05-17T22:06:00Z">
            <w:rPr/>
          </w:rPrChange>
        </w:rPr>
        <w:t xml:space="preserve"> </w:t>
      </w:r>
      <w:ins w:id="140" w:author="Masembo Jumesio Da Silva Zola" w:date="2026-05-17T23:01:00Z">
        <w:r w:rsidR="00B96CEB" w:rsidRPr="00374582">
          <w:rPr>
            <w:lang w:val="pt-BR"/>
            <w:rPrChange w:id="141" w:author="Mário Adérito Kumolehã Figueira" w:date="2026-05-17T23:06:00Z" w16du:dateUtc="2026-05-17T22:06:00Z">
              <w:rPr/>
            </w:rPrChange>
          </w:rPr>
          <w:t xml:space="preserve">O System </w:t>
        </w:r>
        <w:proofErr w:type="spellStart"/>
        <w:r w:rsidR="00B96CEB" w:rsidRPr="00374582">
          <w:rPr>
            <w:lang w:val="pt-BR"/>
            <w:rPrChange w:id="142" w:author="Mário Adérito Kumolehã Figueira" w:date="2026-05-17T23:06:00Z" w16du:dateUtc="2026-05-17T22:06:00Z">
              <w:rPr/>
            </w:rPrChange>
          </w:rPr>
          <w:t>Sequence</w:t>
        </w:r>
        <w:proofErr w:type="spellEnd"/>
        <w:r w:rsidR="00B96CEB" w:rsidRPr="00374582">
          <w:rPr>
            <w:lang w:val="pt-BR"/>
            <w:rPrChange w:id="143" w:author="Mário Adérito Kumolehã Figueira" w:date="2026-05-17T23:06:00Z" w16du:dateUtc="2026-05-17T22:06:00Z">
              <w:rPr/>
            </w:rPrChange>
          </w:rPr>
          <w:t xml:space="preserve"> </w:t>
        </w:r>
        <w:proofErr w:type="spellStart"/>
        <w:r w:rsidR="00B96CEB" w:rsidRPr="00374582">
          <w:rPr>
            <w:lang w:val="pt-BR"/>
            <w:rPrChange w:id="144" w:author="Mário Adérito Kumolehã Figueira" w:date="2026-05-17T23:06:00Z" w16du:dateUtc="2026-05-17T22:06:00Z">
              <w:rPr/>
            </w:rPrChange>
          </w:rPr>
          <w:t>Diagram</w:t>
        </w:r>
        <w:proofErr w:type="spellEnd"/>
        <w:r w:rsidR="00B96CEB" w:rsidRPr="00374582">
          <w:rPr>
            <w:lang w:val="pt-BR"/>
            <w:rPrChange w:id="145" w:author="Mário Adérito Kumolehã Figueira" w:date="2026-05-17T23:06:00Z" w16du:dateUtc="2026-05-17T22:06:00Z">
              <w:rPr/>
            </w:rPrChange>
          </w:rPr>
          <w:t xml:space="preserve"> do caso de uso “Adicionar Veículo” ilustra o processo de registo de um novo veículo por parte do administrador. </w:t>
        </w:r>
        <w:r w:rsidR="00B96CEB" w:rsidRPr="00B96CEB">
          <w:t xml:space="preserve">O </w:t>
        </w:r>
        <w:proofErr w:type="spellStart"/>
        <w:r w:rsidR="00B96CEB" w:rsidRPr="00B96CEB">
          <w:t>administrador</w:t>
        </w:r>
        <w:proofErr w:type="spellEnd"/>
        <w:r w:rsidR="00B96CEB" w:rsidRPr="00B96CEB">
          <w:t xml:space="preserve"> </w:t>
        </w:r>
        <w:proofErr w:type="spellStart"/>
        <w:r w:rsidR="00B96CEB" w:rsidRPr="00B96CEB">
          <w:t>introduz</w:t>
        </w:r>
        <w:proofErr w:type="spellEnd"/>
        <w:r w:rsidR="00B96CEB" w:rsidRPr="00B96CEB">
          <w:t xml:space="preserve"> </w:t>
        </w:r>
        <w:proofErr w:type="spellStart"/>
        <w:r w:rsidR="00B96CEB" w:rsidRPr="00B96CEB">
          <w:t>os</w:t>
        </w:r>
        <w:proofErr w:type="spellEnd"/>
        <w:r w:rsidR="00B96CEB" w:rsidRPr="00B96CEB">
          <w:t xml:space="preserve"> dados do veículo, como matrícula e capacidade máxima, sendo estes validados pelo sistema. O sistema verifica ainda a existência de veículos com matrícula duplicada, garantindo a unicidade dos registos. Em caso de sucesso, o veículo é registado e disponibilizado para utilização; caso contrário, o sistema informa o administrador sobre </w:t>
        </w:r>
        <w:proofErr w:type="gramStart"/>
        <w:r w:rsidR="00B96CEB" w:rsidRPr="00B96CEB">
          <w:t>a</w:t>
        </w:r>
        <w:proofErr w:type="gramEnd"/>
        <w:r w:rsidR="00B96CEB" w:rsidRPr="00B96CEB">
          <w:t xml:space="preserve"> impossibilidade de </w:t>
        </w:r>
        <w:proofErr w:type="spellStart"/>
        <w:r w:rsidR="00B96CEB" w:rsidRPr="00B96CEB">
          <w:t>realizar</w:t>
        </w:r>
        <w:proofErr w:type="spellEnd"/>
        <w:r w:rsidR="00B96CEB" w:rsidRPr="00B96CEB">
          <w:t xml:space="preserve"> </w:t>
        </w:r>
        <w:proofErr w:type="gramStart"/>
        <w:r w:rsidR="00B96CEB" w:rsidRPr="00B96CEB">
          <w:t>a</w:t>
        </w:r>
        <w:proofErr w:type="gramEnd"/>
        <w:r w:rsidR="00B96CEB" w:rsidRPr="00B96CEB">
          <w:t xml:space="preserve"> </w:t>
        </w:r>
        <w:proofErr w:type="spellStart"/>
        <w:r w:rsidR="00B96CEB" w:rsidRPr="00B96CEB">
          <w:t>operação</w:t>
        </w:r>
        <w:proofErr w:type="spellEnd"/>
        <w:r w:rsidR="00B96CEB" w:rsidRPr="00B96CEB">
          <w:t>.</w:t>
        </w:r>
      </w:ins>
    </w:p>
    <w:p w14:paraId="1A97990C" w14:textId="124B0EE2" w:rsidR="00081FB9" w:rsidRPr="00B942BD" w:rsidRDefault="00081FB9" w:rsidP="00081FB9">
      <w:pPr>
        <w:spacing w:after="120"/>
        <w:ind w:left="-284"/>
        <w:jc w:val="both"/>
      </w:pPr>
      <w:del w:id="146" w:author="Masembo Jumesio Da Silva Zola" w:date="2026-05-17T23:01:00Z" w16du:dateUtc="2026-05-17T22:01:00Z">
        <w:r w:rsidRPr="00B942BD">
          <w:delText>descreve a sequência de interações entre o administrador e o sistema durante o registo de um novo veículo. O administrador fornece os dados necessários e o sistema confirma a adição do veículo à plataforma.</w:delText>
        </w:r>
      </w:del>
    </w:p>
    <w:p w14:paraId="44D72D30" w14:textId="63DDFAF2" w:rsidR="00081FB9" w:rsidRPr="00B942BD" w:rsidRDefault="007E1226" w:rsidP="00081FB9">
      <w:pPr>
        <w:spacing w:before="180" w:after="60"/>
        <w:ind w:left="-284"/>
        <w:jc w:val="center"/>
      </w:pPr>
      <w:r>
        <w:rPr>
          <w:noProof/>
        </w:rPr>
        <w:drawing>
          <wp:inline distT="0" distB="0" distL="0" distR="0" wp14:anchorId="1D5B4E59" wp14:editId="3BE9E52C">
            <wp:extent cx="4394200" cy="3626485"/>
            <wp:effectExtent l="0" t="0" r="6350" b="0"/>
            <wp:docPr id="10726803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4200" cy="3626485"/>
                    </a:xfrm>
                    <a:prstGeom prst="rect">
                      <a:avLst/>
                    </a:prstGeom>
                    <a:noFill/>
                    <a:ln>
                      <a:noFill/>
                    </a:ln>
                  </pic:spPr>
                </pic:pic>
              </a:graphicData>
            </a:graphic>
          </wp:inline>
        </w:drawing>
      </w:r>
    </w:p>
    <w:p w14:paraId="0DED5D63" w14:textId="0E10F04C" w:rsidR="00081FB9" w:rsidRPr="00B942BD" w:rsidRDefault="00081FB9" w:rsidP="00081FB9">
      <w:pPr>
        <w:spacing w:before="120" w:after="240"/>
        <w:ind w:left="-284"/>
        <w:jc w:val="center"/>
      </w:pPr>
      <w:r w:rsidRPr="00B942BD">
        <w:rPr>
          <w:b/>
          <w:bCs/>
          <w:sz w:val="18"/>
          <w:szCs w:val="18"/>
        </w:rPr>
        <w:t xml:space="preserve">Fig. </w:t>
      </w:r>
      <w:ins w:id="147" w:author="Mário Adérito Kumolehã Figueira" w:date="2026-05-17T23:16:00Z" w16du:dateUtc="2026-05-17T22:16:00Z">
        <w:r w:rsidR="00283BAA">
          <w:rPr>
            <w:b/>
            <w:bCs/>
            <w:sz w:val="18"/>
            <w:szCs w:val="18"/>
          </w:rPr>
          <w:t>6</w:t>
        </w:r>
      </w:ins>
      <w:ins w:id="148" w:author="Masembo Jumesio Da Silva Zola" w:date="2026-05-17T23:01:00Z" w16du:dateUtc="2026-05-17T22:01:00Z">
        <w:del w:id="149" w:author="Mário Adérito Kumolehã Figueira" w:date="2026-05-17T23:16:00Z" w16du:dateUtc="2026-05-17T22:16:00Z">
          <w:r w:rsidR="00AC0168" w:rsidDel="00283BAA">
            <w:rPr>
              <w:b/>
              <w:bCs/>
              <w:sz w:val="18"/>
              <w:szCs w:val="18"/>
            </w:rPr>
            <w:delText>5</w:delText>
          </w:r>
        </w:del>
      </w:ins>
      <w:del w:id="150" w:author="Masembo Jumesio Da Silva Zola" w:date="2026-05-17T23:01:00Z" w16du:dateUtc="2026-05-17T22:01:00Z">
        <w:r w:rsidRPr="00B942BD">
          <w:rPr>
            <w:b/>
            <w:bCs/>
            <w:sz w:val="18"/>
            <w:szCs w:val="18"/>
          </w:rPr>
          <w:delText>6</w:delText>
        </w:r>
      </w:del>
      <w:r w:rsidRPr="00B942BD">
        <w:rPr>
          <w:b/>
          <w:bCs/>
          <w:sz w:val="18"/>
          <w:szCs w:val="18"/>
        </w:rPr>
        <w:t xml:space="preserve">. </w:t>
      </w:r>
      <w:r w:rsidRPr="00B942BD">
        <w:rPr>
          <w:sz w:val="18"/>
          <w:szCs w:val="18"/>
        </w:rPr>
        <w:t xml:space="preserve">SSD </w:t>
      </w:r>
      <w:proofErr w:type="spellStart"/>
      <w:r w:rsidRPr="00B942BD">
        <w:rPr>
          <w:sz w:val="18"/>
          <w:szCs w:val="18"/>
        </w:rPr>
        <w:t>correspondente</w:t>
      </w:r>
      <w:proofErr w:type="spellEnd"/>
      <w:r w:rsidRPr="00B942BD">
        <w:rPr>
          <w:sz w:val="18"/>
          <w:szCs w:val="18"/>
        </w:rPr>
        <w:t xml:space="preserve"> </w:t>
      </w:r>
      <w:proofErr w:type="spellStart"/>
      <w:r w:rsidRPr="00B942BD">
        <w:rPr>
          <w:sz w:val="18"/>
          <w:szCs w:val="18"/>
        </w:rPr>
        <w:t>ao</w:t>
      </w:r>
      <w:proofErr w:type="spellEnd"/>
      <w:r w:rsidRPr="00B942BD">
        <w:rPr>
          <w:sz w:val="18"/>
          <w:szCs w:val="18"/>
        </w:rPr>
        <w:t xml:space="preserve"> </w:t>
      </w:r>
      <w:proofErr w:type="spellStart"/>
      <w:r w:rsidRPr="00B942BD">
        <w:rPr>
          <w:sz w:val="18"/>
          <w:szCs w:val="18"/>
        </w:rPr>
        <w:t>caso</w:t>
      </w:r>
      <w:proofErr w:type="spellEnd"/>
      <w:r w:rsidRPr="00B942BD">
        <w:rPr>
          <w:sz w:val="18"/>
          <w:szCs w:val="18"/>
        </w:rPr>
        <w:t xml:space="preserve"> de </w:t>
      </w:r>
      <w:proofErr w:type="spellStart"/>
      <w:r w:rsidRPr="00B942BD">
        <w:rPr>
          <w:sz w:val="18"/>
          <w:szCs w:val="18"/>
        </w:rPr>
        <w:t>uso</w:t>
      </w:r>
      <w:proofErr w:type="spellEnd"/>
      <w:r w:rsidRPr="00B942BD">
        <w:rPr>
          <w:sz w:val="18"/>
          <w:szCs w:val="18"/>
        </w:rPr>
        <w:t xml:space="preserve"> </w:t>
      </w:r>
      <w:proofErr w:type="spellStart"/>
      <w:r w:rsidRPr="00B942BD">
        <w:rPr>
          <w:sz w:val="18"/>
          <w:szCs w:val="18"/>
        </w:rPr>
        <w:t>Adicionar</w:t>
      </w:r>
      <w:proofErr w:type="spellEnd"/>
      <w:r w:rsidRPr="00B942BD">
        <w:rPr>
          <w:sz w:val="18"/>
          <w:szCs w:val="18"/>
        </w:rPr>
        <w:t xml:space="preserve"> Veículo.</w:t>
      </w:r>
    </w:p>
    <w:p w14:paraId="57ECC7F7" w14:textId="608FC65A" w:rsidR="00081FB9" w:rsidRDefault="00081FB9" w:rsidP="00081FB9">
      <w:pPr>
        <w:keepNext/>
        <w:spacing w:before="240" w:after="120"/>
        <w:ind w:left="-284"/>
        <w:rPr>
          <w:ins w:id="151" w:author="Masembo Jumesio Da Silva Zola" w:date="2026-05-17T23:02:00Z" w16du:dateUtc="2026-05-17T22:02:00Z"/>
          <w:b/>
        </w:rPr>
      </w:pPr>
      <w:r w:rsidRPr="00B942BD">
        <w:rPr>
          <w:b/>
        </w:rPr>
        <w:t>7.</w:t>
      </w:r>
      <w:r>
        <w:rPr>
          <w:b/>
        </w:rPr>
        <w:t>5</w:t>
      </w:r>
      <w:r w:rsidRPr="00B942BD">
        <w:tab/>
      </w:r>
      <w:r w:rsidRPr="00B942BD">
        <w:rPr>
          <w:b/>
        </w:rPr>
        <w:t>SSD</w:t>
      </w:r>
      <w:r>
        <w:rPr>
          <w:b/>
        </w:rPr>
        <w:t xml:space="preserve">: UC </w:t>
      </w:r>
      <w:r w:rsidR="00E51902">
        <w:rPr>
          <w:b/>
        </w:rPr>
        <w:t>5</w:t>
      </w:r>
      <w:r w:rsidRPr="00B942BD">
        <w:rPr>
          <w:b/>
        </w:rPr>
        <w:t xml:space="preserve"> — </w:t>
      </w:r>
      <w:r w:rsidR="00BD0C1B">
        <w:rPr>
          <w:b/>
        </w:rPr>
        <w:t>Remove</w:t>
      </w:r>
      <w:r w:rsidR="00342BC2">
        <w:rPr>
          <w:b/>
        </w:rPr>
        <w:t xml:space="preserve">r </w:t>
      </w:r>
      <w:r w:rsidR="00AB6476">
        <w:rPr>
          <w:b/>
        </w:rPr>
        <w:t>Veículo</w:t>
      </w:r>
    </w:p>
    <w:p w14:paraId="10FB62F9" w14:textId="29668CE9" w:rsidR="008E7122" w:rsidRPr="000050A2" w:rsidRDefault="008E7122" w:rsidP="008E7122">
      <w:pPr>
        <w:keepNext/>
        <w:spacing w:before="240" w:after="120"/>
        <w:ind w:left="-284"/>
        <w:rPr>
          <w:ins w:id="152" w:author="Masembo Jumesio Da Silva Zola" w:date="2026-05-17T23:02:00Z"/>
          <w:lang w:val="pt-BR"/>
          <w:rPrChange w:id="153" w:author="Mário Adérito Kumolehã Figueira" w:date="2026-05-17T23:10:00Z" w16du:dateUtc="2026-05-17T22:10:00Z">
            <w:rPr>
              <w:ins w:id="154" w:author="Masembo Jumesio Da Silva Zola" w:date="2026-05-17T23:02:00Z"/>
              <w:b/>
              <w:bCs/>
            </w:rPr>
          </w:rPrChange>
        </w:rPr>
      </w:pPr>
      <w:ins w:id="155" w:author="Masembo Jumesio Da Silva Zola" w:date="2026-05-17T23:02:00Z">
        <w:r w:rsidRPr="00283BAA">
          <w:rPr>
            <w:lang w:val="pt-BR"/>
            <w:rPrChange w:id="156" w:author="Mário Adérito Kumolehã Figueira" w:date="2026-05-17T23:16:00Z" w16du:dateUtc="2026-05-17T22:16:00Z">
              <w:rPr>
                <w:b/>
                <w:bCs/>
              </w:rPr>
            </w:rPrChange>
          </w:rPr>
          <w:t xml:space="preserve">O System </w:t>
        </w:r>
        <w:proofErr w:type="spellStart"/>
        <w:r w:rsidRPr="00283BAA">
          <w:rPr>
            <w:lang w:val="pt-BR"/>
            <w:rPrChange w:id="157" w:author="Mário Adérito Kumolehã Figueira" w:date="2026-05-17T23:16:00Z" w16du:dateUtc="2026-05-17T22:16:00Z">
              <w:rPr>
                <w:b/>
                <w:bCs/>
              </w:rPr>
            </w:rPrChange>
          </w:rPr>
          <w:t>Sequence</w:t>
        </w:r>
        <w:proofErr w:type="spellEnd"/>
        <w:r w:rsidRPr="00283BAA">
          <w:rPr>
            <w:lang w:val="pt-BR"/>
            <w:rPrChange w:id="158" w:author="Mário Adérito Kumolehã Figueira" w:date="2026-05-17T23:16:00Z" w16du:dateUtc="2026-05-17T22:16:00Z">
              <w:rPr>
                <w:b/>
                <w:bCs/>
              </w:rPr>
            </w:rPrChange>
          </w:rPr>
          <w:t xml:space="preserve"> </w:t>
        </w:r>
        <w:proofErr w:type="spellStart"/>
        <w:r w:rsidRPr="00283BAA">
          <w:rPr>
            <w:lang w:val="pt-BR"/>
            <w:rPrChange w:id="159" w:author="Mário Adérito Kumolehã Figueira" w:date="2026-05-17T23:16:00Z" w16du:dateUtc="2026-05-17T22:16:00Z">
              <w:rPr>
                <w:b/>
                <w:bCs/>
              </w:rPr>
            </w:rPrChange>
          </w:rPr>
          <w:t>Diagram</w:t>
        </w:r>
        <w:proofErr w:type="spellEnd"/>
        <w:r w:rsidRPr="00283BAA">
          <w:rPr>
            <w:lang w:val="pt-BR"/>
            <w:rPrChange w:id="160" w:author="Mário Adérito Kumolehã Figueira" w:date="2026-05-17T23:16:00Z" w16du:dateUtc="2026-05-17T22:16:00Z">
              <w:rPr>
                <w:b/>
                <w:bCs/>
              </w:rPr>
            </w:rPrChange>
          </w:rPr>
          <w:t xml:space="preserve"> </w:t>
        </w:r>
      </w:ins>
      <w:ins w:id="161" w:author="Masembo Jumesio Da Silva Zola" w:date="2026-05-17T23:02:00Z" w16du:dateUtc="2026-05-17T22:02:00Z">
        <w:r w:rsidR="00E14EBB" w:rsidRPr="00283BAA">
          <w:rPr>
            <w:lang w:val="pt-BR"/>
            <w:rPrChange w:id="162" w:author="Mário Adérito Kumolehã Figueira" w:date="2026-05-17T23:16:00Z" w16du:dateUtc="2026-05-17T22:16:00Z">
              <w:rPr/>
            </w:rPrChange>
          </w:rPr>
          <w:t>(</w:t>
        </w:r>
      </w:ins>
      <w:ins w:id="163" w:author="Mário Adérito Kumolehã Figueira" w:date="2026-05-17T23:16:00Z" w16du:dateUtc="2026-05-17T22:16:00Z">
        <w:r w:rsidR="00283BAA" w:rsidRPr="00283BAA">
          <w:rPr>
            <w:lang w:val="pt-BR"/>
            <w:rPrChange w:id="164" w:author="Mário Adérito Kumolehã Figueira" w:date="2026-05-17T23:16:00Z" w16du:dateUtc="2026-05-17T22:16:00Z">
              <w:rPr/>
            </w:rPrChange>
          </w:rPr>
          <w:t>F</w:t>
        </w:r>
      </w:ins>
      <w:ins w:id="165" w:author="Masembo Jumesio Da Silva Zola" w:date="2026-05-17T23:02:00Z" w16du:dateUtc="2026-05-17T22:02:00Z">
        <w:del w:id="166" w:author="Mário Adérito Kumolehã Figueira" w:date="2026-05-17T23:16:00Z" w16du:dateUtc="2026-05-17T22:16:00Z">
          <w:r w:rsidR="00E14EBB" w:rsidRPr="00283BAA" w:rsidDel="00283BAA">
            <w:rPr>
              <w:lang w:val="pt-BR"/>
              <w:rPrChange w:id="167" w:author="Mário Adérito Kumolehã Figueira" w:date="2026-05-17T23:16:00Z" w16du:dateUtc="2026-05-17T22:16:00Z">
                <w:rPr/>
              </w:rPrChange>
            </w:rPr>
            <w:delText>f</w:delText>
          </w:r>
        </w:del>
        <w:r w:rsidR="00E14EBB" w:rsidRPr="00283BAA">
          <w:rPr>
            <w:lang w:val="pt-BR"/>
            <w:rPrChange w:id="168" w:author="Mário Adérito Kumolehã Figueira" w:date="2026-05-17T23:16:00Z" w16du:dateUtc="2026-05-17T22:16:00Z">
              <w:rPr/>
            </w:rPrChange>
          </w:rPr>
          <w:t>ig.</w:t>
        </w:r>
      </w:ins>
      <w:ins w:id="169" w:author="Mário Adérito Kumolehã Figueira" w:date="2026-05-17T23:16:00Z" w16du:dateUtc="2026-05-17T22:16:00Z">
        <w:r w:rsidR="00283BAA" w:rsidRPr="00283BAA">
          <w:rPr>
            <w:lang w:val="pt-BR"/>
            <w:rPrChange w:id="170" w:author="Mário Adérito Kumolehã Figueira" w:date="2026-05-17T23:16:00Z" w16du:dateUtc="2026-05-17T22:16:00Z">
              <w:rPr/>
            </w:rPrChange>
          </w:rPr>
          <w:t>7</w:t>
        </w:r>
      </w:ins>
      <w:ins w:id="171" w:author="Masembo Jumesio Da Silva Zola" w:date="2026-05-17T23:02:00Z" w16du:dateUtc="2026-05-17T22:02:00Z">
        <w:del w:id="172" w:author="Mário Adérito Kumolehã Figueira" w:date="2026-05-17T23:16:00Z" w16du:dateUtc="2026-05-17T22:16:00Z">
          <w:r w:rsidR="00E14EBB" w:rsidRPr="00283BAA" w:rsidDel="00283BAA">
            <w:rPr>
              <w:lang w:val="pt-BR"/>
              <w:rPrChange w:id="173" w:author="Mário Adérito Kumolehã Figueira" w:date="2026-05-17T23:16:00Z" w16du:dateUtc="2026-05-17T22:16:00Z">
                <w:rPr/>
              </w:rPrChange>
            </w:rPr>
            <w:delText>6</w:delText>
          </w:r>
        </w:del>
        <w:r w:rsidR="00E14EBB" w:rsidRPr="00283BAA">
          <w:rPr>
            <w:lang w:val="pt-BR"/>
            <w:rPrChange w:id="174" w:author="Mário Adérito Kumolehã Figueira" w:date="2026-05-17T23:16:00Z" w16du:dateUtc="2026-05-17T22:16:00Z">
              <w:rPr/>
            </w:rPrChange>
          </w:rPr>
          <w:t xml:space="preserve">) </w:t>
        </w:r>
      </w:ins>
      <w:ins w:id="175" w:author="Masembo Jumesio Da Silva Zola" w:date="2026-05-17T23:02:00Z">
        <w:r w:rsidRPr="00283BAA">
          <w:rPr>
            <w:lang w:val="pt-BR"/>
            <w:rPrChange w:id="176" w:author="Mário Adérito Kumolehã Figueira" w:date="2026-05-17T23:16:00Z" w16du:dateUtc="2026-05-17T22:16:00Z">
              <w:rPr>
                <w:b/>
                <w:bCs/>
              </w:rPr>
            </w:rPrChange>
          </w:rPr>
          <w:t xml:space="preserve">associado ao caso de uso “Remover Veículo” descreve a sequência de interações necessárias para a remoção de um veículo do sistema. </w:t>
        </w:r>
        <w:r w:rsidRPr="008E7122">
          <w:rPr>
            <w:rPrChange w:id="177" w:author="Masembo Jumesio Da Silva Zola" w:date="2026-05-17T23:02:00Z" w16du:dateUtc="2026-05-17T22:02:00Z">
              <w:rPr>
                <w:b/>
                <w:bCs/>
              </w:rPr>
            </w:rPrChange>
          </w:rPr>
          <w:t xml:space="preserve">O </w:t>
        </w:r>
        <w:proofErr w:type="spellStart"/>
        <w:r w:rsidRPr="008E7122">
          <w:rPr>
            <w:rPrChange w:id="178" w:author="Masembo Jumesio Da Silva Zola" w:date="2026-05-17T23:02:00Z" w16du:dateUtc="2026-05-17T22:02:00Z">
              <w:rPr>
                <w:b/>
                <w:bCs/>
              </w:rPr>
            </w:rPrChange>
          </w:rPr>
          <w:t>administrador</w:t>
        </w:r>
        <w:proofErr w:type="spellEnd"/>
        <w:r w:rsidRPr="008E7122">
          <w:rPr>
            <w:rPrChange w:id="179" w:author="Masembo Jumesio Da Silva Zola" w:date="2026-05-17T23:02:00Z" w16du:dateUtc="2026-05-17T22:02:00Z">
              <w:rPr>
                <w:b/>
                <w:bCs/>
              </w:rPr>
            </w:rPrChange>
          </w:rPr>
          <w:t xml:space="preserve"> </w:t>
        </w:r>
        <w:proofErr w:type="spellStart"/>
        <w:r w:rsidRPr="008E7122">
          <w:rPr>
            <w:rPrChange w:id="180" w:author="Masembo Jumesio Da Silva Zola" w:date="2026-05-17T23:02:00Z" w16du:dateUtc="2026-05-17T22:02:00Z">
              <w:rPr>
                <w:b/>
                <w:bCs/>
              </w:rPr>
            </w:rPrChange>
          </w:rPr>
          <w:t>solicita</w:t>
        </w:r>
        <w:proofErr w:type="spellEnd"/>
        <w:r w:rsidRPr="008E7122">
          <w:rPr>
            <w:rPrChange w:id="181" w:author="Masembo Jumesio Da Silva Zola" w:date="2026-05-17T23:02:00Z" w16du:dateUtc="2026-05-17T22:02:00Z">
              <w:rPr>
                <w:b/>
                <w:bCs/>
              </w:rPr>
            </w:rPrChange>
          </w:rPr>
          <w:t xml:space="preserve"> a remoção de um veículo identificado pelo seu identificador, sendo esta operação validada pelo sistema. O sistema verifica se o veículo se encontra associado a encomendas ativas, impedindo a sua remoção em caso afirmativo. </w:t>
        </w:r>
        <w:r w:rsidRPr="000050A2">
          <w:rPr>
            <w:lang w:val="pt-BR"/>
            <w:rPrChange w:id="182" w:author="Mário Adérito Kumolehã Figueira" w:date="2026-05-17T23:10:00Z" w16du:dateUtc="2026-05-17T22:10:00Z">
              <w:rPr>
                <w:b/>
                <w:bCs/>
              </w:rPr>
            </w:rPrChange>
          </w:rPr>
          <w:t xml:space="preserve">Caso não existam restrições, o veículo é removido com sucesso e o sistema informa o administrador do resultado da </w:t>
        </w:r>
        <w:proofErr w:type="spellStart"/>
        <w:proofErr w:type="gramStart"/>
        <w:r w:rsidRPr="000050A2">
          <w:rPr>
            <w:lang w:val="pt-BR"/>
            <w:rPrChange w:id="183" w:author="Mário Adérito Kumolehã Figueira" w:date="2026-05-17T23:10:00Z" w16du:dateUtc="2026-05-17T22:10:00Z">
              <w:rPr>
                <w:b/>
                <w:bCs/>
              </w:rPr>
            </w:rPrChange>
          </w:rPr>
          <w:t>operação.</w:t>
        </w:r>
        <w:proofErr w:type="gramEnd"/>
        <w:r w:rsidRPr="000050A2">
          <w:t>d</w:t>
        </w:r>
      </w:ins>
      <w:proofErr w:type="spellEnd"/>
    </w:p>
    <w:p w14:paraId="07627B7A" w14:textId="6DC24069" w:rsidR="00AB6476" w:rsidRPr="00B942BD" w:rsidRDefault="00D26A33" w:rsidP="00081FB9">
      <w:pPr>
        <w:keepNext/>
        <w:spacing w:before="240" w:after="120"/>
        <w:ind w:left="-284"/>
      </w:pPr>
      <w:r>
        <w:rPr>
          <w:noProof/>
        </w:rPr>
        <w:drawing>
          <wp:inline distT="0" distB="0" distL="0" distR="0" wp14:anchorId="1E99F1F6" wp14:editId="38D8F849">
            <wp:extent cx="4394200" cy="3902149"/>
            <wp:effectExtent l="0" t="0" r="6350" b="3175"/>
            <wp:docPr id="159236589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8750" cy="3906189"/>
                    </a:xfrm>
                    <a:prstGeom prst="rect">
                      <a:avLst/>
                    </a:prstGeom>
                    <a:noFill/>
                    <a:ln>
                      <a:noFill/>
                    </a:ln>
                  </pic:spPr>
                </pic:pic>
              </a:graphicData>
            </a:graphic>
          </wp:inline>
        </w:drawing>
      </w:r>
    </w:p>
    <w:p w14:paraId="408F10D0" w14:textId="47CD98B1" w:rsidR="00D26A33" w:rsidRPr="00A0450F" w:rsidRDefault="00D26A33" w:rsidP="00D26A33">
      <w:pPr>
        <w:spacing w:before="120" w:after="240"/>
        <w:ind w:left="-284"/>
        <w:jc w:val="center"/>
        <w:rPr>
          <w:lang w:val="pt-BR"/>
        </w:rPr>
      </w:pPr>
      <w:r w:rsidRPr="004B66E6">
        <w:rPr>
          <w:b/>
          <w:bCs/>
          <w:sz w:val="18"/>
          <w:szCs w:val="18"/>
          <w:lang w:val="pt-BR"/>
        </w:rPr>
        <w:t xml:space="preserve">Fig. </w:t>
      </w:r>
      <w:ins w:id="184" w:author="Mário Adérito Kumolehã Figueira" w:date="2026-05-17T23:16:00Z" w16du:dateUtc="2026-05-17T22:16:00Z">
        <w:r w:rsidR="00347728">
          <w:rPr>
            <w:b/>
            <w:sz w:val="18"/>
            <w:szCs w:val="18"/>
            <w:lang w:val="pt-BR"/>
          </w:rPr>
          <w:t>7</w:t>
        </w:r>
      </w:ins>
      <w:ins w:id="185" w:author="Masembo Jumesio Da Silva Zola" w:date="2026-05-17T23:01:00Z" w16du:dateUtc="2026-05-17T22:01:00Z">
        <w:del w:id="186" w:author="Mário Adérito Kumolehã Figueira" w:date="2026-05-17T23:16:00Z" w16du:dateUtc="2026-05-17T22:16:00Z">
          <w:r w:rsidR="00AC0168" w:rsidDel="00347728">
            <w:rPr>
              <w:b/>
              <w:sz w:val="18"/>
              <w:szCs w:val="18"/>
              <w:lang w:val="pt-BR"/>
            </w:rPr>
            <w:delText>6</w:delText>
          </w:r>
        </w:del>
      </w:ins>
      <w:del w:id="187" w:author="Masembo Jumesio Da Silva Zola" w:date="2026-05-17T23:01:00Z" w16du:dateUtc="2026-05-17T22:01:00Z">
        <w:r w:rsidR="00016CB7" w:rsidRPr="004B66E6">
          <w:rPr>
            <w:b/>
            <w:bCs/>
            <w:sz w:val="18"/>
            <w:szCs w:val="18"/>
            <w:lang w:val="pt-BR"/>
          </w:rPr>
          <w:delText>7</w:delText>
        </w:r>
      </w:del>
      <w:r w:rsidRPr="004B66E6">
        <w:rPr>
          <w:b/>
          <w:bCs/>
          <w:sz w:val="18"/>
          <w:szCs w:val="18"/>
          <w:lang w:val="pt-BR"/>
        </w:rPr>
        <w:t xml:space="preserve">. </w:t>
      </w:r>
      <w:r w:rsidRPr="004B66E6">
        <w:rPr>
          <w:sz w:val="18"/>
          <w:szCs w:val="18"/>
          <w:lang w:val="pt-BR"/>
        </w:rPr>
        <w:t xml:space="preserve">SSD correspondente ao caso de uso </w:t>
      </w:r>
      <w:r w:rsidR="00016CB7" w:rsidRPr="004B66E6">
        <w:rPr>
          <w:sz w:val="18"/>
          <w:szCs w:val="18"/>
          <w:lang w:val="pt-BR"/>
        </w:rPr>
        <w:t>Remover</w:t>
      </w:r>
      <w:r w:rsidRPr="004B66E6">
        <w:rPr>
          <w:sz w:val="18"/>
          <w:szCs w:val="18"/>
          <w:lang w:val="pt-BR"/>
        </w:rPr>
        <w:t xml:space="preserve"> Veículo.</w:t>
      </w:r>
    </w:p>
    <w:p w14:paraId="171FF88E" w14:textId="77777777" w:rsidR="00D26A33" w:rsidRPr="00A0450F" w:rsidRDefault="00D26A33" w:rsidP="00081FB9">
      <w:pPr>
        <w:keepNext/>
        <w:spacing w:before="240" w:after="120"/>
        <w:ind w:left="-284"/>
        <w:rPr>
          <w:lang w:val="pt-BR"/>
        </w:rPr>
      </w:pPr>
    </w:p>
    <w:p w14:paraId="733E6A71" w14:textId="4F8F14A7" w:rsidR="00081FB9" w:rsidRDefault="00081FB9" w:rsidP="00081FB9">
      <w:pPr>
        <w:keepNext/>
        <w:spacing w:before="240" w:after="120"/>
        <w:ind w:left="-284"/>
        <w:rPr>
          <w:b/>
          <w:lang w:val="pt-BR"/>
        </w:rPr>
      </w:pPr>
      <w:r w:rsidRPr="00A0450F">
        <w:rPr>
          <w:b/>
          <w:lang w:val="pt-BR"/>
        </w:rPr>
        <w:t>7.6</w:t>
      </w:r>
      <w:r w:rsidRPr="00A0450F">
        <w:rPr>
          <w:lang w:val="pt-BR"/>
        </w:rPr>
        <w:tab/>
      </w:r>
      <w:r w:rsidRPr="00A0450F">
        <w:rPr>
          <w:b/>
          <w:lang w:val="pt-BR"/>
        </w:rPr>
        <w:t xml:space="preserve">SSD: UC </w:t>
      </w:r>
      <w:r w:rsidR="00E51902" w:rsidRPr="00A0450F">
        <w:rPr>
          <w:b/>
          <w:lang w:val="pt-BR"/>
        </w:rPr>
        <w:t>6</w:t>
      </w:r>
      <w:r w:rsidRPr="00A0450F">
        <w:rPr>
          <w:b/>
          <w:lang w:val="pt-BR"/>
        </w:rPr>
        <w:t xml:space="preserve"> — </w:t>
      </w:r>
      <w:r w:rsidR="00AB6476" w:rsidRPr="00A0450F">
        <w:rPr>
          <w:b/>
          <w:lang w:val="pt-BR"/>
        </w:rPr>
        <w:t>Remover Cliente</w:t>
      </w:r>
    </w:p>
    <w:p w14:paraId="11C25435" w14:textId="685F13A8" w:rsidR="00670BD4" w:rsidRPr="00670BD4" w:rsidRDefault="00670BD4" w:rsidP="00670BD4">
      <w:pPr>
        <w:keepNext/>
        <w:spacing w:before="240" w:after="120"/>
        <w:ind w:left="-284"/>
        <w:rPr>
          <w:ins w:id="188" w:author="Masembo Jumesio Da Silva Zola" w:date="2026-05-17T23:03:00Z"/>
        </w:rPr>
      </w:pPr>
      <w:ins w:id="189" w:author="Masembo Jumesio Da Silva Zola" w:date="2026-05-17T23:03:00Z">
        <w:r w:rsidRPr="00347728">
          <w:rPr>
            <w:lang w:val="pt-BR"/>
            <w:rPrChange w:id="190" w:author="Mário Adérito Kumolehã Figueira" w:date="2026-05-17T23:17:00Z" w16du:dateUtc="2026-05-17T22:17:00Z">
              <w:rPr/>
            </w:rPrChange>
          </w:rPr>
          <w:t xml:space="preserve">O System </w:t>
        </w:r>
        <w:proofErr w:type="spellStart"/>
        <w:r w:rsidRPr="00347728">
          <w:rPr>
            <w:lang w:val="pt-BR"/>
            <w:rPrChange w:id="191" w:author="Mário Adérito Kumolehã Figueira" w:date="2026-05-17T23:17:00Z" w16du:dateUtc="2026-05-17T22:17:00Z">
              <w:rPr/>
            </w:rPrChange>
          </w:rPr>
          <w:t>Sequence</w:t>
        </w:r>
        <w:proofErr w:type="spellEnd"/>
        <w:r w:rsidRPr="00347728">
          <w:rPr>
            <w:lang w:val="pt-BR"/>
            <w:rPrChange w:id="192" w:author="Mário Adérito Kumolehã Figueira" w:date="2026-05-17T23:17:00Z" w16du:dateUtc="2026-05-17T22:17:00Z">
              <w:rPr/>
            </w:rPrChange>
          </w:rPr>
          <w:t xml:space="preserve"> </w:t>
        </w:r>
        <w:proofErr w:type="spellStart"/>
        <w:r w:rsidRPr="00347728">
          <w:rPr>
            <w:lang w:val="pt-BR"/>
            <w:rPrChange w:id="193" w:author="Mário Adérito Kumolehã Figueira" w:date="2026-05-17T23:17:00Z" w16du:dateUtc="2026-05-17T22:17:00Z">
              <w:rPr/>
            </w:rPrChange>
          </w:rPr>
          <w:t>Diagram</w:t>
        </w:r>
        <w:proofErr w:type="spellEnd"/>
        <w:r w:rsidRPr="00347728">
          <w:rPr>
            <w:lang w:val="pt-BR"/>
            <w:rPrChange w:id="194" w:author="Mário Adérito Kumolehã Figueira" w:date="2026-05-17T23:17:00Z" w16du:dateUtc="2026-05-17T22:17:00Z">
              <w:rPr/>
            </w:rPrChange>
          </w:rPr>
          <w:t xml:space="preserve"> do caso de uso “Remover Cliente” </w:t>
        </w:r>
      </w:ins>
      <w:ins w:id="195" w:author="Masembo Jumesio Da Silva Zola" w:date="2026-05-17T23:03:00Z" w16du:dateUtc="2026-05-17T22:03:00Z">
        <w:r w:rsidR="00F80110" w:rsidRPr="00347728">
          <w:rPr>
            <w:lang w:val="pt-BR"/>
            <w:rPrChange w:id="196" w:author="Mário Adérito Kumolehã Figueira" w:date="2026-05-17T23:17:00Z" w16du:dateUtc="2026-05-17T22:17:00Z">
              <w:rPr/>
            </w:rPrChange>
          </w:rPr>
          <w:t>(</w:t>
        </w:r>
      </w:ins>
      <w:ins w:id="197" w:author="Mário Adérito Kumolehã Figueira" w:date="2026-05-17T23:17:00Z" w16du:dateUtc="2026-05-17T22:17:00Z">
        <w:r w:rsidR="00347728" w:rsidRPr="00347728">
          <w:rPr>
            <w:lang w:val="pt-BR"/>
            <w:rPrChange w:id="198" w:author="Mário Adérito Kumolehã Figueira" w:date="2026-05-17T23:17:00Z" w16du:dateUtc="2026-05-17T22:17:00Z">
              <w:rPr/>
            </w:rPrChange>
          </w:rPr>
          <w:t>F</w:t>
        </w:r>
      </w:ins>
      <w:ins w:id="199" w:author="Masembo Jumesio Da Silva Zola" w:date="2026-05-17T23:03:00Z" w16du:dateUtc="2026-05-17T22:03:00Z">
        <w:del w:id="200" w:author="Mário Adérito Kumolehã Figueira" w:date="2026-05-17T23:17:00Z" w16du:dateUtc="2026-05-17T22:17:00Z">
          <w:r w:rsidR="00F80110" w:rsidRPr="00347728" w:rsidDel="00347728">
            <w:rPr>
              <w:lang w:val="pt-BR"/>
              <w:rPrChange w:id="201" w:author="Mário Adérito Kumolehã Figueira" w:date="2026-05-17T23:17:00Z" w16du:dateUtc="2026-05-17T22:17:00Z">
                <w:rPr/>
              </w:rPrChange>
            </w:rPr>
            <w:delText>f</w:delText>
          </w:r>
        </w:del>
        <w:r w:rsidR="00F80110" w:rsidRPr="00347728">
          <w:rPr>
            <w:lang w:val="pt-BR"/>
            <w:rPrChange w:id="202" w:author="Mário Adérito Kumolehã Figueira" w:date="2026-05-17T23:17:00Z" w16du:dateUtc="2026-05-17T22:17:00Z">
              <w:rPr/>
            </w:rPrChange>
          </w:rPr>
          <w:t>ig.</w:t>
        </w:r>
      </w:ins>
      <w:ins w:id="203" w:author="Mário Adérito Kumolehã Figueira" w:date="2026-05-17T23:17:00Z" w16du:dateUtc="2026-05-17T22:17:00Z">
        <w:r w:rsidR="00347728" w:rsidRPr="00347728">
          <w:rPr>
            <w:lang w:val="pt-BR"/>
            <w:rPrChange w:id="204" w:author="Mário Adérito Kumolehã Figueira" w:date="2026-05-17T23:17:00Z" w16du:dateUtc="2026-05-17T22:17:00Z">
              <w:rPr/>
            </w:rPrChange>
          </w:rPr>
          <w:t>8</w:t>
        </w:r>
      </w:ins>
      <w:ins w:id="205" w:author="Masembo Jumesio Da Silva Zola" w:date="2026-05-17T23:03:00Z" w16du:dateUtc="2026-05-17T22:03:00Z">
        <w:del w:id="206" w:author="Mário Adérito Kumolehã Figueira" w:date="2026-05-17T23:17:00Z" w16du:dateUtc="2026-05-17T22:17:00Z">
          <w:r w:rsidR="00F80110" w:rsidRPr="00347728" w:rsidDel="00347728">
            <w:rPr>
              <w:lang w:val="pt-BR"/>
              <w:rPrChange w:id="207" w:author="Mário Adérito Kumolehã Figueira" w:date="2026-05-17T23:17:00Z" w16du:dateUtc="2026-05-17T22:17:00Z">
                <w:rPr/>
              </w:rPrChange>
            </w:rPr>
            <w:delText>7</w:delText>
          </w:r>
        </w:del>
        <w:r w:rsidR="00F80110" w:rsidRPr="00347728">
          <w:rPr>
            <w:lang w:val="pt-BR"/>
            <w:rPrChange w:id="208" w:author="Mário Adérito Kumolehã Figueira" w:date="2026-05-17T23:17:00Z" w16du:dateUtc="2026-05-17T22:17:00Z">
              <w:rPr/>
            </w:rPrChange>
          </w:rPr>
          <w:t xml:space="preserve">) </w:t>
        </w:r>
      </w:ins>
      <w:ins w:id="209" w:author="Masembo Jumesio Da Silva Zola" w:date="2026-05-17T23:03:00Z">
        <w:r w:rsidRPr="00347728">
          <w:rPr>
            <w:lang w:val="pt-BR"/>
            <w:rPrChange w:id="210" w:author="Mário Adérito Kumolehã Figueira" w:date="2026-05-17T23:17:00Z" w16du:dateUtc="2026-05-17T22:17:00Z">
              <w:rPr/>
            </w:rPrChange>
          </w:rPr>
          <w:t xml:space="preserve">representa o processo de eliminação de um cliente do sistema por parte do administrador. </w:t>
        </w:r>
        <w:proofErr w:type="spellStart"/>
        <w:r w:rsidRPr="00670BD4">
          <w:t>Após</w:t>
        </w:r>
        <w:proofErr w:type="spellEnd"/>
        <w:r w:rsidRPr="00670BD4">
          <w:t xml:space="preserve"> a </w:t>
        </w:r>
        <w:proofErr w:type="spellStart"/>
        <w:r w:rsidRPr="00670BD4">
          <w:t>identificação</w:t>
        </w:r>
        <w:proofErr w:type="spellEnd"/>
        <w:r w:rsidRPr="00670BD4">
          <w:t xml:space="preserve"> do cliente, o sistema verifica a existência de encomendas associadas que ainda se encontrem ativas. Se tais encomendas existirem, a operação é recusada, garantindo a consistência dos dados do sistema. Caso contrário, o cliente é removido e o sistema confirma a operação ao administrador.</w:t>
        </w:r>
      </w:ins>
    </w:p>
    <w:p w14:paraId="5450338A" w14:textId="77777777" w:rsidR="00842BA1" w:rsidRPr="00670BD4" w:rsidRDefault="00842BA1" w:rsidP="00081FB9">
      <w:pPr>
        <w:keepNext/>
        <w:spacing w:before="240" w:after="120"/>
        <w:ind w:left="-284"/>
        <w:rPr>
          <w:rPrChange w:id="211" w:author="Masembo Jumesio Da Silva Zola" w:date="2026-05-17T23:10:00Z" w16du:dateUtc="2026-05-17T22:10:00Z">
            <w:rPr>
              <w:lang w:val="pt-BR"/>
            </w:rPr>
          </w:rPrChange>
        </w:rPr>
      </w:pPr>
    </w:p>
    <w:p w14:paraId="3F862365" w14:textId="1666984E" w:rsidR="00B00716" w:rsidRPr="00A0450F" w:rsidRDefault="00016CB7" w:rsidP="00C82D18">
      <w:pPr>
        <w:spacing w:before="120" w:after="240"/>
        <w:ind w:left="-284"/>
        <w:jc w:val="center"/>
        <w:rPr>
          <w:lang w:val="pt-BR"/>
        </w:rPr>
      </w:pPr>
      <w:r>
        <w:rPr>
          <w:noProof/>
        </w:rPr>
        <w:drawing>
          <wp:inline distT="0" distB="0" distL="0" distR="0" wp14:anchorId="69ED6D70" wp14:editId="2EB976EC">
            <wp:extent cx="4394200" cy="3819525"/>
            <wp:effectExtent l="0" t="0" r="6350" b="9525"/>
            <wp:docPr id="124376869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94200" cy="3819525"/>
                    </a:xfrm>
                    <a:prstGeom prst="rect">
                      <a:avLst/>
                    </a:prstGeom>
                    <a:noFill/>
                    <a:ln>
                      <a:noFill/>
                    </a:ln>
                  </pic:spPr>
                </pic:pic>
              </a:graphicData>
            </a:graphic>
          </wp:inline>
        </w:drawing>
      </w:r>
    </w:p>
    <w:p w14:paraId="4E62907F" w14:textId="606B9020" w:rsidR="00081FB9" w:rsidRPr="00A0450F" w:rsidRDefault="00016CB7" w:rsidP="00C82D18">
      <w:pPr>
        <w:spacing w:before="120" w:after="240"/>
        <w:ind w:left="-284"/>
        <w:jc w:val="center"/>
        <w:rPr>
          <w:lang w:val="pt-BR"/>
        </w:rPr>
      </w:pPr>
      <w:r w:rsidRPr="00B942BD">
        <w:rPr>
          <w:b/>
          <w:bCs/>
          <w:sz w:val="18"/>
          <w:szCs w:val="18"/>
        </w:rPr>
        <w:t xml:space="preserve">Fig. </w:t>
      </w:r>
      <w:ins w:id="212" w:author="Mário Adérito Kumolehã Figueira" w:date="2026-05-17T23:17:00Z" w16du:dateUtc="2026-05-17T22:17:00Z">
        <w:r w:rsidR="00347728">
          <w:rPr>
            <w:b/>
            <w:bCs/>
            <w:sz w:val="18"/>
            <w:szCs w:val="18"/>
          </w:rPr>
          <w:t>8</w:t>
        </w:r>
      </w:ins>
      <w:ins w:id="213" w:author="Masembo Jumesio Da Silva Zola" w:date="2026-05-17T23:01:00Z" w16du:dateUtc="2026-05-17T22:01:00Z">
        <w:del w:id="214" w:author="Mário Adérito Kumolehã Figueira" w:date="2026-05-17T23:17:00Z" w16du:dateUtc="2026-05-17T22:17:00Z">
          <w:r w:rsidR="00AC0168" w:rsidDel="00347728">
            <w:rPr>
              <w:b/>
              <w:bCs/>
              <w:sz w:val="18"/>
              <w:szCs w:val="18"/>
            </w:rPr>
            <w:delText>7</w:delText>
          </w:r>
        </w:del>
      </w:ins>
      <w:del w:id="215" w:author="Masembo Jumesio Da Silva Zola" w:date="2026-05-17T23:01:00Z" w16du:dateUtc="2026-05-17T22:01:00Z">
        <w:r>
          <w:rPr>
            <w:b/>
            <w:bCs/>
            <w:sz w:val="18"/>
            <w:szCs w:val="18"/>
          </w:rPr>
          <w:delText>8</w:delText>
        </w:r>
      </w:del>
      <w:r w:rsidRPr="00B942BD">
        <w:rPr>
          <w:b/>
          <w:bCs/>
          <w:sz w:val="18"/>
          <w:szCs w:val="18"/>
        </w:rPr>
        <w:t xml:space="preserve">. </w:t>
      </w:r>
      <w:r w:rsidRPr="00B942BD">
        <w:rPr>
          <w:sz w:val="18"/>
          <w:szCs w:val="18"/>
        </w:rPr>
        <w:t xml:space="preserve">SSD </w:t>
      </w:r>
      <w:proofErr w:type="spellStart"/>
      <w:r w:rsidRPr="00B942BD">
        <w:rPr>
          <w:sz w:val="18"/>
          <w:szCs w:val="18"/>
        </w:rPr>
        <w:t>correspondente</w:t>
      </w:r>
      <w:proofErr w:type="spellEnd"/>
      <w:r w:rsidRPr="00B942BD">
        <w:rPr>
          <w:sz w:val="18"/>
          <w:szCs w:val="18"/>
        </w:rPr>
        <w:t xml:space="preserve"> </w:t>
      </w:r>
      <w:proofErr w:type="spellStart"/>
      <w:r w:rsidRPr="00B942BD">
        <w:rPr>
          <w:sz w:val="18"/>
          <w:szCs w:val="18"/>
        </w:rPr>
        <w:t>ao</w:t>
      </w:r>
      <w:proofErr w:type="spellEnd"/>
      <w:r w:rsidRPr="00B942BD">
        <w:rPr>
          <w:sz w:val="18"/>
          <w:szCs w:val="18"/>
        </w:rPr>
        <w:t xml:space="preserve"> </w:t>
      </w:r>
      <w:proofErr w:type="spellStart"/>
      <w:r w:rsidRPr="00B942BD">
        <w:rPr>
          <w:sz w:val="18"/>
          <w:szCs w:val="18"/>
        </w:rPr>
        <w:t>caso</w:t>
      </w:r>
      <w:proofErr w:type="spellEnd"/>
      <w:r w:rsidRPr="00B942BD">
        <w:rPr>
          <w:sz w:val="18"/>
          <w:szCs w:val="18"/>
        </w:rPr>
        <w:t xml:space="preserve"> de </w:t>
      </w:r>
      <w:proofErr w:type="spellStart"/>
      <w:r w:rsidRPr="00B942BD">
        <w:rPr>
          <w:sz w:val="18"/>
          <w:szCs w:val="18"/>
        </w:rPr>
        <w:t>uso</w:t>
      </w:r>
      <w:proofErr w:type="spellEnd"/>
      <w:r w:rsidRPr="00B942BD">
        <w:rPr>
          <w:sz w:val="18"/>
          <w:szCs w:val="18"/>
        </w:rPr>
        <w:t xml:space="preserve"> </w:t>
      </w:r>
      <w:r>
        <w:rPr>
          <w:sz w:val="18"/>
          <w:szCs w:val="18"/>
        </w:rPr>
        <w:t>Remover</w:t>
      </w:r>
      <w:r w:rsidRPr="00B942BD">
        <w:rPr>
          <w:sz w:val="18"/>
          <w:szCs w:val="18"/>
        </w:rPr>
        <w:t xml:space="preserve"> </w:t>
      </w:r>
      <w:proofErr w:type="spellStart"/>
      <w:r>
        <w:rPr>
          <w:sz w:val="18"/>
          <w:szCs w:val="18"/>
        </w:rPr>
        <w:t>Cliente</w:t>
      </w:r>
      <w:proofErr w:type="spellEnd"/>
      <w:r w:rsidRPr="00B942BD">
        <w:rPr>
          <w:sz w:val="18"/>
          <w:szCs w:val="18"/>
        </w:rPr>
        <w:t>.</w:t>
      </w:r>
    </w:p>
    <w:p w14:paraId="001FC5FF" w14:textId="09A9FDFB" w:rsidR="00403BDF" w:rsidRPr="00B942BD" w:rsidRDefault="00111DA1" w:rsidP="00C82D18">
      <w:pPr>
        <w:keepNext/>
        <w:spacing w:before="240" w:after="120"/>
        <w:ind w:left="-284"/>
      </w:pPr>
      <w:r w:rsidRPr="00B942BD">
        <w:rPr>
          <w:b/>
          <w:bCs/>
        </w:rPr>
        <w:t>7.</w:t>
      </w:r>
      <w:r w:rsidR="00081FB9">
        <w:rPr>
          <w:b/>
          <w:bCs/>
        </w:rPr>
        <w:t>7</w:t>
      </w:r>
      <w:r w:rsidRPr="00B942BD">
        <w:tab/>
      </w:r>
      <w:r w:rsidRPr="00B942BD">
        <w:rPr>
          <w:b/>
          <w:bCs/>
        </w:rPr>
        <w:t>SSD</w:t>
      </w:r>
      <w:r w:rsidR="00B512A1">
        <w:rPr>
          <w:b/>
          <w:bCs/>
        </w:rPr>
        <w:t xml:space="preserve">: UC </w:t>
      </w:r>
      <w:r w:rsidR="00AB33DF">
        <w:rPr>
          <w:b/>
          <w:bCs/>
        </w:rPr>
        <w:t>7</w:t>
      </w:r>
      <w:r w:rsidRPr="00B942BD">
        <w:rPr>
          <w:b/>
          <w:bCs/>
        </w:rPr>
        <w:t xml:space="preserve"> — Consultar Informação Global</w:t>
      </w:r>
    </w:p>
    <w:p w14:paraId="5DFB7BDC" w14:textId="1CAB1F26" w:rsidR="00403BDF" w:rsidRPr="00B942BD" w:rsidRDefault="00111DA1" w:rsidP="00C82D18">
      <w:pPr>
        <w:spacing w:after="120"/>
        <w:ind w:left="-284"/>
        <w:jc w:val="both"/>
      </w:pPr>
      <w:r w:rsidRPr="00347728">
        <w:rPr>
          <w:lang w:val="pt-BR"/>
          <w:rPrChange w:id="216" w:author="Mário Adérito Kumolehã Figueira" w:date="2026-05-17T23:17:00Z" w16du:dateUtc="2026-05-17T22:17:00Z">
            <w:rPr/>
          </w:rPrChange>
        </w:rPr>
        <w:t>A</w:t>
      </w:r>
      <w:ins w:id="217" w:author="Masembo Jumesio Da Silva Zola" w:date="2026-05-17T23:03:00Z" w16du:dateUtc="2026-05-17T22:03:00Z">
        <w:r w:rsidR="00362017" w:rsidRPr="00347728">
          <w:rPr>
            <w:lang w:val="pt-BR"/>
            <w:rPrChange w:id="218" w:author="Mário Adérito Kumolehã Figueira" w:date="2026-05-17T23:17:00Z" w16du:dateUtc="2026-05-17T22:17:00Z">
              <w:rPr/>
            </w:rPrChange>
          </w:rPr>
          <w:t xml:space="preserve"> </w:t>
        </w:r>
      </w:ins>
      <w:ins w:id="219" w:author="Masembo Jumesio Da Silva Zola" w:date="2026-05-17T23:03:00Z">
        <w:r w:rsidR="00362017" w:rsidRPr="00347728">
          <w:rPr>
            <w:lang w:val="pt-BR"/>
            <w:rPrChange w:id="220" w:author="Mário Adérito Kumolehã Figueira" w:date="2026-05-17T23:17:00Z" w16du:dateUtc="2026-05-17T22:17:00Z">
              <w:rPr/>
            </w:rPrChange>
          </w:rPr>
          <w:t xml:space="preserve">O System </w:t>
        </w:r>
        <w:proofErr w:type="spellStart"/>
        <w:r w:rsidR="00362017" w:rsidRPr="00347728">
          <w:rPr>
            <w:lang w:val="pt-BR"/>
            <w:rPrChange w:id="221" w:author="Mário Adérito Kumolehã Figueira" w:date="2026-05-17T23:17:00Z" w16du:dateUtc="2026-05-17T22:17:00Z">
              <w:rPr/>
            </w:rPrChange>
          </w:rPr>
          <w:t>Sequence</w:t>
        </w:r>
        <w:proofErr w:type="spellEnd"/>
        <w:r w:rsidR="00362017" w:rsidRPr="00347728">
          <w:rPr>
            <w:lang w:val="pt-BR"/>
            <w:rPrChange w:id="222" w:author="Mário Adérito Kumolehã Figueira" w:date="2026-05-17T23:17:00Z" w16du:dateUtc="2026-05-17T22:17:00Z">
              <w:rPr/>
            </w:rPrChange>
          </w:rPr>
          <w:t xml:space="preserve"> </w:t>
        </w:r>
        <w:proofErr w:type="spellStart"/>
        <w:r w:rsidR="00362017" w:rsidRPr="00347728">
          <w:rPr>
            <w:lang w:val="pt-BR"/>
            <w:rPrChange w:id="223" w:author="Mário Adérito Kumolehã Figueira" w:date="2026-05-17T23:17:00Z" w16du:dateUtc="2026-05-17T22:17:00Z">
              <w:rPr/>
            </w:rPrChange>
          </w:rPr>
          <w:t>Diagram</w:t>
        </w:r>
        <w:proofErr w:type="spellEnd"/>
        <w:r w:rsidR="00362017" w:rsidRPr="00347728">
          <w:rPr>
            <w:lang w:val="pt-BR"/>
            <w:rPrChange w:id="224" w:author="Mário Adérito Kumolehã Figueira" w:date="2026-05-17T23:17:00Z" w16du:dateUtc="2026-05-17T22:17:00Z">
              <w:rPr/>
            </w:rPrChange>
          </w:rPr>
          <w:t xml:space="preserve"> do caso de uso “Consultar Informação Global” </w:t>
        </w:r>
      </w:ins>
      <w:ins w:id="225" w:author="Masembo Jumesio Da Silva Zola" w:date="2026-05-17T23:04:00Z" w16du:dateUtc="2026-05-17T22:04:00Z">
        <w:r w:rsidR="00A62D8C" w:rsidRPr="00347728">
          <w:rPr>
            <w:lang w:val="pt-BR"/>
            <w:rPrChange w:id="226" w:author="Mário Adérito Kumolehã Figueira" w:date="2026-05-17T23:17:00Z" w16du:dateUtc="2026-05-17T22:17:00Z">
              <w:rPr/>
            </w:rPrChange>
          </w:rPr>
          <w:t xml:space="preserve">(Fig. </w:t>
        </w:r>
      </w:ins>
      <w:ins w:id="227" w:author="Mário Adérito Kumolehã Figueira" w:date="2026-05-17T23:17:00Z" w16du:dateUtc="2026-05-17T22:17:00Z">
        <w:r w:rsidR="00347728">
          <w:rPr>
            <w:lang w:val="pt-BR"/>
          </w:rPr>
          <w:t>9</w:t>
        </w:r>
      </w:ins>
      <w:ins w:id="228" w:author="Masembo Jumesio Da Silva Zola" w:date="2026-05-17T23:04:00Z" w16du:dateUtc="2026-05-17T22:04:00Z">
        <w:del w:id="229" w:author="Mário Adérito Kumolehã Figueira" w:date="2026-05-17T23:17:00Z" w16du:dateUtc="2026-05-17T22:17:00Z">
          <w:r w:rsidRPr="00347728" w:rsidDel="00347728">
            <w:rPr>
              <w:lang w:val="pt-BR"/>
              <w:rPrChange w:id="230" w:author="Mário Adérito Kumolehã Figueira" w:date="2026-05-17T23:17:00Z" w16du:dateUtc="2026-05-17T22:17:00Z">
                <w:rPr/>
              </w:rPrChange>
            </w:rPr>
            <w:delText>5</w:delText>
          </w:r>
        </w:del>
        <w:r w:rsidR="00A62D8C" w:rsidRPr="00347728">
          <w:rPr>
            <w:lang w:val="pt-BR"/>
            <w:rPrChange w:id="231" w:author="Mário Adérito Kumolehã Figueira" w:date="2026-05-17T23:17:00Z" w16du:dateUtc="2026-05-17T22:17:00Z">
              <w:rPr/>
            </w:rPrChange>
          </w:rPr>
          <w:t xml:space="preserve">) </w:t>
        </w:r>
      </w:ins>
      <w:ins w:id="232" w:author="Masembo Jumesio Da Silva Zola" w:date="2026-05-17T23:03:00Z">
        <w:r w:rsidR="00362017" w:rsidRPr="00347728">
          <w:rPr>
            <w:lang w:val="pt-BR"/>
            <w:rPrChange w:id="233" w:author="Mário Adérito Kumolehã Figueira" w:date="2026-05-17T23:17:00Z" w16du:dateUtc="2026-05-17T22:17:00Z">
              <w:rPr/>
            </w:rPrChange>
          </w:rPr>
          <w:t>ilustra a interação entre o administrador e o sistema para obtenção de uma visão agregada de todos os dados existentes</w:t>
        </w:r>
      </w:ins>
      <w:ins w:id="234" w:author="Masembo Jumesio Da Silva Zola" w:date="2026-05-17T23:04:00Z" w16du:dateUtc="2026-05-17T22:04:00Z">
        <w:r w:rsidR="00A62D8C" w:rsidRPr="00347728">
          <w:rPr>
            <w:lang w:val="pt-BR"/>
            <w:rPrChange w:id="235" w:author="Mário Adérito Kumolehã Figueira" w:date="2026-05-17T23:17:00Z" w16du:dateUtc="2026-05-17T22:17:00Z">
              <w:rPr/>
            </w:rPrChange>
          </w:rPr>
          <w:t>.</w:t>
        </w:r>
      </w:ins>
      <w:r w:rsidRPr="00347728">
        <w:rPr>
          <w:lang w:val="pt-BR"/>
          <w:rPrChange w:id="236" w:author="Mário Adérito Kumolehã Figueira" w:date="2026-05-17T23:17:00Z" w16du:dateUtc="2026-05-17T22:17:00Z">
            <w:rPr/>
          </w:rPrChange>
        </w:rPr>
        <w:t xml:space="preserve"> </w:t>
      </w:r>
      <w:del w:id="237" w:author="Masembo Jumesio Da Silva Zola" w:date="2026-05-17T23:04:00Z" w16du:dateUtc="2026-05-17T22:04:00Z">
        <w:r w:rsidRPr="00347728" w:rsidDel="00A62D8C">
          <w:rPr>
            <w:lang w:val="pt-BR"/>
            <w:rPrChange w:id="238" w:author="Mário Adérito Kumolehã Figueira" w:date="2026-05-17T23:17:00Z" w16du:dateUtc="2026-05-17T22:17:00Z">
              <w:rPr/>
            </w:rPrChange>
          </w:rPr>
          <w:delText xml:space="preserve">Fig. 5 </w:delText>
        </w:r>
      </w:del>
      <w:proofErr w:type="spellStart"/>
      <w:ins w:id="239" w:author="Masembo Jumesio Da Silva Zola" w:date="2026-05-17T23:04:00Z" w16du:dateUtc="2026-05-17T22:04:00Z">
        <w:r w:rsidR="00A62D8C">
          <w:t>R</w:t>
        </w:r>
      </w:ins>
      <w:del w:id="240" w:author="Masembo Jumesio Da Silva Zola" w:date="2026-05-17T23:04:00Z" w16du:dateUtc="2026-05-17T22:04:00Z">
        <w:r w:rsidRPr="00B942BD">
          <w:delText>r</w:delText>
        </w:r>
      </w:del>
      <w:r w:rsidRPr="00B942BD">
        <w:t>epresenta</w:t>
      </w:r>
      <w:proofErr w:type="spellEnd"/>
      <w:r w:rsidRPr="00B942BD">
        <w:t xml:space="preserve"> </w:t>
      </w:r>
      <w:proofErr w:type="gramStart"/>
      <w:r w:rsidRPr="00B942BD">
        <w:t>a</w:t>
      </w:r>
      <w:proofErr w:type="gramEnd"/>
      <w:r w:rsidRPr="00B942BD">
        <w:t xml:space="preserve"> </w:t>
      </w:r>
      <w:proofErr w:type="spellStart"/>
      <w:r w:rsidRPr="00B942BD">
        <w:t>interação</w:t>
      </w:r>
      <w:proofErr w:type="spellEnd"/>
      <w:r w:rsidRPr="00B942BD">
        <w:t xml:space="preserve"> entre o administrador e o sistema na consulta de informação global. O </w:t>
      </w:r>
      <w:proofErr w:type="spellStart"/>
      <w:r w:rsidRPr="00B942BD">
        <w:t>sistema</w:t>
      </w:r>
      <w:proofErr w:type="spellEnd"/>
      <w:r w:rsidRPr="00B942BD">
        <w:t xml:space="preserve"> </w:t>
      </w:r>
      <w:proofErr w:type="spellStart"/>
      <w:r w:rsidRPr="00B942BD">
        <w:t>responde</w:t>
      </w:r>
      <w:proofErr w:type="spellEnd"/>
      <w:r w:rsidRPr="00B942BD">
        <w:t xml:space="preserve"> </w:t>
      </w:r>
      <w:proofErr w:type="spellStart"/>
      <w:r w:rsidRPr="00B942BD">
        <w:t>apresentando</w:t>
      </w:r>
      <w:proofErr w:type="spellEnd"/>
      <w:r w:rsidRPr="00B942BD">
        <w:t xml:space="preserve"> </w:t>
      </w:r>
      <w:proofErr w:type="spellStart"/>
      <w:r w:rsidRPr="00B942BD">
        <w:t>os</w:t>
      </w:r>
      <w:proofErr w:type="spellEnd"/>
      <w:r w:rsidRPr="00B942BD">
        <w:t xml:space="preserve"> dados </w:t>
      </w:r>
      <w:proofErr w:type="spellStart"/>
      <w:r w:rsidRPr="00B942BD">
        <w:t>relativos</w:t>
      </w:r>
      <w:proofErr w:type="spellEnd"/>
      <w:r w:rsidRPr="00B942BD">
        <w:t xml:space="preserve"> a </w:t>
      </w:r>
      <w:proofErr w:type="spellStart"/>
      <w:r w:rsidRPr="00B942BD">
        <w:t>clientes</w:t>
      </w:r>
      <w:proofErr w:type="spellEnd"/>
      <w:r w:rsidRPr="00B942BD">
        <w:t xml:space="preserve">, </w:t>
      </w:r>
      <w:proofErr w:type="spellStart"/>
      <w:r w:rsidRPr="00B942BD">
        <w:t>encomendas</w:t>
      </w:r>
      <w:proofErr w:type="spellEnd"/>
      <w:r w:rsidRPr="00B942BD">
        <w:t xml:space="preserve">, </w:t>
      </w:r>
      <w:proofErr w:type="spellStart"/>
      <w:r w:rsidRPr="00B942BD">
        <w:t>veículos</w:t>
      </w:r>
      <w:proofErr w:type="spellEnd"/>
      <w:r w:rsidRPr="00B942BD">
        <w:t xml:space="preserve"> e </w:t>
      </w:r>
      <w:proofErr w:type="spellStart"/>
      <w:r w:rsidRPr="00B942BD">
        <w:t>depósitos</w:t>
      </w:r>
      <w:proofErr w:type="spellEnd"/>
      <w:r w:rsidRPr="00B942BD">
        <w:t xml:space="preserve">, de modo a </w:t>
      </w:r>
      <w:proofErr w:type="spellStart"/>
      <w:r w:rsidRPr="00B942BD">
        <w:t>permitir</w:t>
      </w:r>
      <w:proofErr w:type="spellEnd"/>
      <w:r w:rsidRPr="00B942BD">
        <w:t xml:space="preserve"> a </w:t>
      </w:r>
      <w:proofErr w:type="spellStart"/>
      <w:r w:rsidRPr="00B942BD">
        <w:t>supervisão</w:t>
      </w:r>
      <w:proofErr w:type="spellEnd"/>
      <w:r w:rsidRPr="00B942BD">
        <w:t xml:space="preserve"> do </w:t>
      </w:r>
      <w:proofErr w:type="spellStart"/>
      <w:r w:rsidRPr="00B942BD">
        <w:t>funcionamento</w:t>
      </w:r>
      <w:proofErr w:type="spellEnd"/>
      <w:r w:rsidRPr="00B942BD">
        <w:t xml:space="preserve"> </w:t>
      </w:r>
      <w:proofErr w:type="spellStart"/>
      <w:r w:rsidRPr="00B942BD">
        <w:t>geral</w:t>
      </w:r>
      <w:proofErr w:type="spellEnd"/>
      <w:r w:rsidRPr="00B942BD">
        <w:t xml:space="preserve"> da </w:t>
      </w:r>
      <w:proofErr w:type="spellStart"/>
      <w:r w:rsidRPr="00B942BD">
        <w:t>plataforma</w:t>
      </w:r>
      <w:proofErr w:type="spellEnd"/>
      <w:r w:rsidRPr="00B942BD">
        <w:t>.</w:t>
      </w:r>
    </w:p>
    <w:p w14:paraId="13CB97EB" w14:textId="78ED9C55" w:rsidR="00403BDF" w:rsidRDefault="00016CB7" w:rsidP="00C82D18">
      <w:pPr>
        <w:spacing w:before="180" w:after="60"/>
        <w:ind w:left="-284"/>
        <w:jc w:val="center"/>
      </w:pPr>
      <w:r>
        <w:rPr>
          <w:noProof/>
        </w:rPr>
        <w:drawing>
          <wp:inline distT="0" distB="0" distL="0" distR="0" wp14:anchorId="47EFEE77" wp14:editId="6D1DAD60">
            <wp:extent cx="4394200" cy="2907665"/>
            <wp:effectExtent l="0" t="0" r="6350" b="6985"/>
            <wp:docPr id="176307518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94200" cy="2907665"/>
                    </a:xfrm>
                    <a:prstGeom prst="rect">
                      <a:avLst/>
                    </a:prstGeom>
                    <a:noFill/>
                    <a:ln>
                      <a:noFill/>
                    </a:ln>
                  </pic:spPr>
                </pic:pic>
              </a:graphicData>
            </a:graphic>
          </wp:inline>
        </w:drawing>
      </w:r>
    </w:p>
    <w:p w14:paraId="048FD0F1" w14:textId="663FBEA8" w:rsidR="00403BDF" w:rsidRPr="004B66E6" w:rsidRDefault="00111DA1" w:rsidP="00C82D18">
      <w:pPr>
        <w:spacing w:before="120" w:after="240"/>
        <w:ind w:left="-284"/>
        <w:jc w:val="center"/>
        <w:rPr>
          <w:lang w:val="pt-BR"/>
        </w:rPr>
      </w:pPr>
      <w:r w:rsidRPr="00B942BD">
        <w:rPr>
          <w:b/>
          <w:sz w:val="18"/>
          <w:szCs w:val="18"/>
        </w:rPr>
        <w:t xml:space="preserve">Fig. </w:t>
      </w:r>
      <w:ins w:id="241" w:author="Mário Adérito Kumolehã Figueira" w:date="2026-05-17T23:17:00Z" w16du:dateUtc="2026-05-17T22:17:00Z">
        <w:r w:rsidR="00347728">
          <w:rPr>
            <w:b/>
            <w:bCs/>
            <w:sz w:val="18"/>
            <w:szCs w:val="18"/>
          </w:rPr>
          <w:t>9</w:t>
        </w:r>
      </w:ins>
      <w:ins w:id="242" w:author="Masembo Jumesio Da Silva Zola" w:date="2026-05-17T23:01:00Z" w16du:dateUtc="2026-05-17T22:01:00Z">
        <w:del w:id="243" w:author="Mário Adérito Kumolehã Figueira" w:date="2026-05-17T23:17:00Z" w16du:dateUtc="2026-05-17T22:17:00Z">
          <w:r w:rsidR="00AC0168" w:rsidDel="00347728">
            <w:rPr>
              <w:b/>
              <w:bCs/>
              <w:sz w:val="18"/>
              <w:szCs w:val="18"/>
            </w:rPr>
            <w:delText>8</w:delText>
          </w:r>
        </w:del>
      </w:ins>
      <w:del w:id="244" w:author="Masembo Jumesio Da Silva Zola" w:date="2026-05-17T23:01:00Z" w16du:dateUtc="2026-05-17T22:01:00Z">
        <w:r w:rsidR="00502CBE">
          <w:rPr>
            <w:b/>
            <w:bCs/>
            <w:sz w:val="18"/>
            <w:szCs w:val="18"/>
          </w:rPr>
          <w:delText>9</w:delText>
        </w:r>
      </w:del>
      <w:r w:rsidRPr="00B942BD">
        <w:rPr>
          <w:b/>
          <w:sz w:val="18"/>
          <w:szCs w:val="18"/>
        </w:rPr>
        <w:t xml:space="preserve">. </w:t>
      </w:r>
      <w:r w:rsidRPr="00B942BD">
        <w:rPr>
          <w:sz w:val="18"/>
          <w:szCs w:val="18"/>
        </w:rPr>
        <w:t xml:space="preserve">SSD </w:t>
      </w:r>
      <w:proofErr w:type="spellStart"/>
      <w:r w:rsidRPr="00B942BD">
        <w:rPr>
          <w:sz w:val="18"/>
          <w:szCs w:val="18"/>
        </w:rPr>
        <w:t>correspondente</w:t>
      </w:r>
      <w:proofErr w:type="spellEnd"/>
      <w:r w:rsidRPr="00B942BD">
        <w:rPr>
          <w:sz w:val="18"/>
          <w:szCs w:val="18"/>
        </w:rPr>
        <w:t xml:space="preserve"> </w:t>
      </w:r>
      <w:proofErr w:type="spellStart"/>
      <w:r w:rsidRPr="00B942BD">
        <w:rPr>
          <w:sz w:val="18"/>
          <w:szCs w:val="18"/>
        </w:rPr>
        <w:t>ao</w:t>
      </w:r>
      <w:proofErr w:type="spellEnd"/>
      <w:r w:rsidRPr="00B942BD">
        <w:rPr>
          <w:sz w:val="18"/>
          <w:szCs w:val="18"/>
        </w:rPr>
        <w:t xml:space="preserve"> </w:t>
      </w:r>
      <w:proofErr w:type="spellStart"/>
      <w:r w:rsidRPr="00B942BD">
        <w:rPr>
          <w:sz w:val="18"/>
          <w:szCs w:val="18"/>
        </w:rPr>
        <w:t>caso</w:t>
      </w:r>
      <w:proofErr w:type="spellEnd"/>
      <w:r w:rsidRPr="00B942BD">
        <w:rPr>
          <w:sz w:val="18"/>
          <w:szCs w:val="18"/>
        </w:rPr>
        <w:t xml:space="preserve"> de </w:t>
      </w:r>
      <w:proofErr w:type="spellStart"/>
      <w:r w:rsidRPr="00B942BD">
        <w:rPr>
          <w:sz w:val="18"/>
          <w:szCs w:val="18"/>
        </w:rPr>
        <w:t>uso</w:t>
      </w:r>
      <w:proofErr w:type="spellEnd"/>
      <w:r w:rsidRPr="00B942BD">
        <w:rPr>
          <w:sz w:val="18"/>
          <w:szCs w:val="18"/>
        </w:rPr>
        <w:t xml:space="preserve"> </w:t>
      </w:r>
      <w:proofErr w:type="spellStart"/>
      <w:r w:rsidRPr="00B942BD">
        <w:rPr>
          <w:sz w:val="18"/>
          <w:szCs w:val="18"/>
        </w:rPr>
        <w:t>Consultar</w:t>
      </w:r>
      <w:proofErr w:type="spellEnd"/>
      <w:r w:rsidRPr="00B942BD">
        <w:rPr>
          <w:sz w:val="18"/>
          <w:szCs w:val="18"/>
        </w:rPr>
        <w:t xml:space="preserve"> </w:t>
      </w:r>
      <w:proofErr w:type="spellStart"/>
      <w:r w:rsidRPr="00B942BD">
        <w:rPr>
          <w:sz w:val="18"/>
          <w:szCs w:val="18"/>
        </w:rPr>
        <w:t>Informação</w:t>
      </w:r>
      <w:proofErr w:type="spellEnd"/>
      <w:r w:rsidRPr="00B942BD">
        <w:rPr>
          <w:sz w:val="18"/>
          <w:szCs w:val="18"/>
        </w:rPr>
        <w:t xml:space="preserve"> Global.</w:t>
      </w:r>
    </w:p>
    <w:p w14:paraId="195E290E" w14:textId="77777777" w:rsidR="00403BDF" w:rsidRPr="00B942BD" w:rsidRDefault="00111DA1" w:rsidP="00C82D18">
      <w:pPr>
        <w:keepNext/>
        <w:spacing w:before="360" w:after="180"/>
        <w:ind w:left="-284"/>
      </w:pPr>
      <w:r w:rsidRPr="00B942BD">
        <w:rPr>
          <w:b/>
          <w:sz w:val="24"/>
          <w:szCs w:val="24"/>
        </w:rPr>
        <w:t>8</w:t>
      </w:r>
      <w:r w:rsidRPr="00B942BD">
        <w:rPr>
          <w:b/>
          <w:sz w:val="24"/>
          <w:szCs w:val="24"/>
        </w:rPr>
        <w:tab/>
      </w:r>
      <w:proofErr w:type="spellStart"/>
      <w:r w:rsidRPr="00B942BD">
        <w:rPr>
          <w:b/>
          <w:sz w:val="24"/>
          <w:szCs w:val="24"/>
        </w:rPr>
        <w:t>Desenho</w:t>
      </w:r>
      <w:proofErr w:type="spellEnd"/>
      <w:r w:rsidRPr="00B942BD">
        <w:rPr>
          <w:b/>
          <w:sz w:val="24"/>
          <w:szCs w:val="24"/>
        </w:rPr>
        <w:t xml:space="preserve"> do Sistema</w:t>
      </w:r>
    </w:p>
    <w:p w14:paraId="4C59C14C" w14:textId="77777777" w:rsidR="00403BDF" w:rsidRPr="00B942BD" w:rsidRDefault="00111DA1" w:rsidP="00C82D18">
      <w:pPr>
        <w:spacing w:after="120"/>
        <w:ind w:left="-284"/>
        <w:jc w:val="both"/>
      </w:pPr>
      <w:r w:rsidRPr="00B942BD">
        <w:t>Após a análise do domínio e dos casos de uso, passa-se à fase de desenho (design), na qual se define como o sistema será estruturado internamente. Esta estruturação é feita com recurso a vários diagramas UML complementares [4], cada um deles destacando uma perspetiva diferente da solução. Nesta fase aplicam-se igualmente os princípios GRASP (General Responsibility Assignment Software Patterns) [1], um conjunto de padrões que orienta a atribuição de responsabilidades entre classes, promovendo soluções com elevada coesão e baixo acoplamento — duas propriedades fundamentais para que um sistema seja fácil de manter e de evoluir.</w:t>
      </w:r>
    </w:p>
    <w:p w14:paraId="2A5957D4" w14:textId="77777777" w:rsidR="00403BDF" w:rsidRPr="00B942BD" w:rsidRDefault="00111DA1" w:rsidP="00C82D18">
      <w:pPr>
        <w:keepNext/>
        <w:spacing w:before="240" w:after="120"/>
        <w:ind w:left="-284"/>
      </w:pPr>
      <w:r w:rsidRPr="00B942BD">
        <w:rPr>
          <w:b/>
        </w:rPr>
        <w:t>8.1</w:t>
      </w:r>
      <w:r w:rsidRPr="00B942BD">
        <w:rPr>
          <w:b/>
        </w:rPr>
        <w:tab/>
        <w:t>Diagrama de Classes</w:t>
      </w:r>
    </w:p>
    <w:p w14:paraId="7B29B14D" w14:textId="03DF889C" w:rsidR="00FD24DA" w:rsidRPr="00B942BD" w:rsidRDefault="00FD24DA" w:rsidP="006D283D">
      <w:pPr>
        <w:ind w:left="-284"/>
        <w:jc w:val="both"/>
      </w:pPr>
      <w:r w:rsidRPr="00B942BD">
        <w:t>O diagrama de classes apresenta a estrutura interna do sistema, evidenciando as principais classes, os seus atributos, operações e relações existentes entre elas. Diferentemente do modelo de domínio, que se mantém num plano conceptual, o diagrama de classes já representa decisões de desenho do software e a organização interna da solução.</w:t>
      </w:r>
    </w:p>
    <w:p w14:paraId="0983D9F3" w14:textId="1360364E" w:rsidR="00FD24DA" w:rsidRPr="00B942BD" w:rsidRDefault="006D283D" w:rsidP="006D283D">
      <w:pPr>
        <w:ind w:left="-284"/>
        <w:jc w:val="both"/>
      </w:pPr>
      <w:r w:rsidRPr="00B942BD">
        <w:t xml:space="preserve">     </w:t>
      </w:r>
      <w:r w:rsidR="00FD24DA" w:rsidRPr="00347728">
        <w:rPr>
          <w:lang w:val="pt-BR"/>
          <w:rPrChange w:id="245" w:author="Mário Adérito Kumolehã Figueira" w:date="2026-05-17T23:18:00Z" w16du:dateUtc="2026-05-17T22:18:00Z">
            <w:rPr/>
          </w:rPrChange>
        </w:rPr>
        <w:t xml:space="preserve">Como se pode observar na Fig. </w:t>
      </w:r>
      <w:ins w:id="246" w:author="Mário Adérito Kumolehã Figueira" w:date="2026-05-17T23:19:00Z" w16du:dateUtc="2026-05-17T22:19:00Z">
        <w:r w:rsidR="00347728">
          <w:rPr>
            <w:lang w:val="pt-BR"/>
          </w:rPr>
          <w:t>10</w:t>
        </w:r>
      </w:ins>
      <w:del w:id="247" w:author="Mário Adérito Kumolehã Figueira" w:date="2026-05-17T23:19:00Z" w16du:dateUtc="2026-05-17T22:19:00Z">
        <w:r w:rsidR="00FD24DA" w:rsidRPr="00347728" w:rsidDel="00347728">
          <w:rPr>
            <w:lang w:val="pt-BR"/>
            <w:rPrChange w:id="248" w:author="Mário Adérito Kumolehã Figueira" w:date="2026-05-17T23:18:00Z" w16du:dateUtc="2026-05-17T22:18:00Z">
              <w:rPr/>
            </w:rPrChange>
          </w:rPr>
          <w:delText>7</w:delText>
        </w:r>
      </w:del>
      <w:r w:rsidR="00FD24DA" w:rsidRPr="00347728">
        <w:rPr>
          <w:lang w:val="pt-BR"/>
          <w:rPrChange w:id="249" w:author="Mário Adérito Kumolehã Figueira" w:date="2026-05-17T23:18:00Z" w16du:dateUtc="2026-05-17T22:18:00Z">
            <w:rPr/>
          </w:rPrChange>
        </w:rPr>
        <w:t xml:space="preserve">, a classe Sistema atua como controlador principal, centralizando a coordenação das funcionalidades da aplicação. </w:t>
      </w:r>
      <w:r w:rsidR="00FD24DA" w:rsidRPr="00B942BD">
        <w:t xml:space="preserve">Com a </w:t>
      </w:r>
      <w:proofErr w:type="spellStart"/>
      <w:r w:rsidR="00FD24DA" w:rsidRPr="00B942BD">
        <w:t>evolução</w:t>
      </w:r>
      <w:proofErr w:type="spellEnd"/>
      <w:r w:rsidR="00FD24DA" w:rsidRPr="00B942BD">
        <w:t xml:space="preserve"> da arquitetura, foram introduzidas classes Repository específicas para cada entidade do domínio — </w:t>
      </w:r>
      <w:proofErr w:type="spellStart"/>
      <w:r w:rsidR="00FD24DA" w:rsidRPr="00B942BD">
        <w:t>ClienteRepository</w:t>
      </w:r>
      <w:proofErr w:type="spellEnd"/>
      <w:r w:rsidR="00FD24DA" w:rsidRPr="00B942BD">
        <w:t xml:space="preserve">, </w:t>
      </w:r>
      <w:proofErr w:type="spellStart"/>
      <w:r w:rsidR="00FD24DA" w:rsidRPr="00B942BD">
        <w:t>EncomendaRepository</w:t>
      </w:r>
      <w:proofErr w:type="spellEnd"/>
      <w:r w:rsidR="00FD24DA" w:rsidRPr="00B942BD">
        <w:t xml:space="preserve">, </w:t>
      </w:r>
      <w:proofErr w:type="spellStart"/>
      <w:r w:rsidR="00FD24DA" w:rsidRPr="00B942BD">
        <w:t>VeiculoRepository</w:t>
      </w:r>
      <w:proofErr w:type="spellEnd"/>
      <w:r w:rsidR="00FD24DA" w:rsidRPr="00B942BD">
        <w:t xml:space="preserve"> e </w:t>
      </w:r>
      <w:r w:rsidRPr="00B942BD">
        <w:t xml:space="preserve">      </w:t>
      </w:r>
      <w:proofErr w:type="spellStart"/>
      <w:r w:rsidR="00FD24DA" w:rsidRPr="00B942BD">
        <w:t>DepositoRepository</w:t>
      </w:r>
      <w:proofErr w:type="spellEnd"/>
      <w:r w:rsidR="00FD24DA" w:rsidRPr="00B942BD">
        <w:t xml:space="preserve"> — responsáveis pela gestão e armazenamento dos dados do sistema.</w:t>
      </w:r>
    </w:p>
    <w:p w14:paraId="224D063D" w14:textId="2B9AD4AA" w:rsidR="00FD24DA" w:rsidRPr="00B942BD" w:rsidRDefault="006D283D" w:rsidP="006D283D">
      <w:pPr>
        <w:ind w:left="-284"/>
        <w:jc w:val="both"/>
      </w:pPr>
      <w:r w:rsidRPr="00B942BD">
        <w:t xml:space="preserve">     </w:t>
      </w:r>
      <w:r w:rsidR="00FD24DA" w:rsidRPr="00B942BD">
        <w:t xml:space="preserve">Estas classes passaram </w:t>
      </w:r>
      <w:proofErr w:type="gramStart"/>
      <w:r w:rsidR="00FD24DA" w:rsidRPr="00B942BD">
        <w:t>a</w:t>
      </w:r>
      <w:proofErr w:type="gramEnd"/>
      <w:r w:rsidR="00FD24DA" w:rsidRPr="00B942BD">
        <w:t xml:space="preserve"> encapsular operações como inserção, remoção, pesquisa, listagem e geração automática de identificadores, utilizando estruturas </w:t>
      </w:r>
      <w:proofErr w:type="gramStart"/>
      <w:r w:rsidR="00FD24DA" w:rsidRPr="00B942BD">
        <w:t>std::</w:t>
      </w:r>
      <w:proofErr w:type="gramEnd"/>
      <w:r w:rsidR="00FD24DA" w:rsidRPr="00B942BD">
        <w:t xml:space="preserve">vector para armazenar os objetos correspondentes. Desta forma, as entidades Cliente, Encomenda, </w:t>
      </w:r>
      <w:r w:rsidRPr="00B942BD">
        <w:t>Veículo</w:t>
      </w:r>
      <w:r w:rsidR="00FD24DA" w:rsidRPr="00B942BD">
        <w:t xml:space="preserve"> e Deposito mantêm-se focadas apenas na representação dos conceitos e comportamentos do domínio, enquanto os Repositories asseguram a manipulação e organização dos dados.</w:t>
      </w:r>
    </w:p>
    <w:p w14:paraId="408B23FA" w14:textId="7A987F81" w:rsidR="00403BDF" w:rsidRPr="00B942BD" w:rsidRDefault="006D283D" w:rsidP="006D283D">
      <w:pPr>
        <w:ind w:left="-284"/>
        <w:jc w:val="both"/>
      </w:pPr>
      <w:r w:rsidRPr="00B942BD">
        <w:t xml:space="preserve">     </w:t>
      </w:r>
      <w:r w:rsidR="00FD24DA" w:rsidRPr="00B942BD">
        <w:t>Esta abordagem permitiu reduzir o acoplamento entre classes, aumentar a coesão do sistema e aplicar de forma mais clara princípios GRASP, especialmente os padrões Controller e Low Coupling, contribuindo para uma solução mais modular, reutilizável e de fácil manutenção.</w:t>
      </w:r>
    </w:p>
    <w:p w14:paraId="34EFFDFF" w14:textId="444C57A4" w:rsidR="00403BDF" w:rsidRPr="00B942BD" w:rsidRDefault="00C83248" w:rsidP="00FC08EE">
      <w:pPr>
        <w:spacing w:after="120"/>
        <w:ind w:left="-284"/>
        <w:jc w:val="both"/>
      </w:pPr>
      <w:r>
        <w:rPr>
          <w:noProof/>
        </w:rPr>
        <w:drawing>
          <wp:inline distT="0" distB="0" distL="0" distR="0" wp14:anchorId="55A26A99" wp14:editId="260FB981">
            <wp:extent cx="4394200" cy="5666740"/>
            <wp:effectExtent l="0" t="0" r="6350" b="0"/>
            <wp:docPr id="124297688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94200" cy="5666740"/>
                    </a:xfrm>
                    <a:prstGeom prst="rect">
                      <a:avLst/>
                    </a:prstGeom>
                    <a:noFill/>
                    <a:ln>
                      <a:noFill/>
                    </a:ln>
                  </pic:spPr>
                </pic:pic>
              </a:graphicData>
            </a:graphic>
          </wp:inline>
        </w:drawing>
      </w:r>
    </w:p>
    <w:p w14:paraId="75EFE0BF" w14:textId="0421D0CF" w:rsidR="00403BDF" w:rsidRPr="00B942BD" w:rsidRDefault="00111DA1" w:rsidP="00C82D18">
      <w:pPr>
        <w:spacing w:before="120" w:after="240"/>
        <w:ind w:left="-284"/>
        <w:jc w:val="center"/>
      </w:pPr>
      <w:r w:rsidRPr="00B942BD">
        <w:rPr>
          <w:b/>
          <w:sz w:val="18"/>
          <w:szCs w:val="18"/>
        </w:rPr>
        <w:t xml:space="preserve">Fig. </w:t>
      </w:r>
      <w:ins w:id="250" w:author="Mário Adérito Kumolehã Figueira" w:date="2026-05-17T23:19:00Z" w16du:dateUtc="2026-05-17T22:19:00Z">
        <w:r w:rsidR="00347728">
          <w:rPr>
            <w:b/>
            <w:sz w:val="18"/>
            <w:szCs w:val="18"/>
          </w:rPr>
          <w:t>10</w:t>
        </w:r>
      </w:ins>
      <w:del w:id="251" w:author="Mário Adérito Kumolehã Figueira" w:date="2026-05-17T23:19:00Z" w16du:dateUtc="2026-05-17T22:19:00Z">
        <w:r w:rsidRPr="00B942BD" w:rsidDel="00347728">
          <w:rPr>
            <w:b/>
            <w:sz w:val="18"/>
            <w:szCs w:val="18"/>
          </w:rPr>
          <w:delText>7</w:delText>
        </w:r>
      </w:del>
      <w:r w:rsidRPr="00B942BD">
        <w:rPr>
          <w:b/>
          <w:sz w:val="18"/>
          <w:szCs w:val="18"/>
        </w:rPr>
        <w:t xml:space="preserve">. </w:t>
      </w:r>
      <w:r w:rsidRPr="00B942BD">
        <w:rPr>
          <w:sz w:val="18"/>
          <w:szCs w:val="18"/>
        </w:rPr>
        <w:t>Diagrama de classes do sistema de gestão de encomendas.</w:t>
      </w:r>
    </w:p>
    <w:p w14:paraId="0E8DF9AC" w14:textId="77777777" w:rsidR="00403BDF" w:rsidRPr="00B942BD" w:rsidRDefault="00111DA1" w:rsidP="00C82D18">
      <w:pPr>
        <w:keepNext/>
        <w:spacing w:before="240" w:after="120"/>
        <w:ind w:left="-284"/>
      </w:pPr>
      <w:r w:rsidRPr="00B942BD">
        <w:rPr>
          <w:b/>
        </w:rPr>
        <w:t>8.2</w:t>
      </w:r>
      <w:r w:rsidRPr="00B942BD">
        <w:tab/>
      </w:r>
      <w:r w:rsidRPr="00B942BD">
        <w:rPr>
          <w:b/>
        </w:rPr>
        <w:t>Diagrama de Sequência</w:t>
      </w:r>
    </w:p>
    <w:p w14:paraId="77AFFFBE" w14:textId="0E19E704" w:rsidR="00403BDF" w:rsidRPr="00347728" w:rsidRDefault="00111DA1" w:rsidP="00C82D18">
      <w:pPr>
        <w:spacing w:after="120"/>
        <w:ind w:left="-284"/>
        <w:jc w:val="both"/>
        <w:rPr>
          <w:lang w:val="pt-BR"/>
          <w:rPrChange w:id="252" w:author="Mário Adérito Kumolehã Figueira" w:date="2026-05-17T23:19:00Z" w16du:dateUtc="2026-05-17T22:19:00Z">
            <w:rPr/>
          </w:rPrChange>
        </w:rPr>
      </w:pPr>
      <w:r w:rsidRPr="00B942BD">
        <w:t xml:space="preserve">O diagrama de sequência difere do diagrama de sequência de sistema apresentado na secção anterior por mostrar também a colaboração interna entre objetos, e não apenas entre o ator e o sistema como um todo. </w:t>
      </w:r>
      <w:r w:rsidRPr="00347728">
        <w:rPr>
          <w:lang w:val="pt-BR"/>
          <w:rPrChange w:id="253" w:author="Mário Adérito Kumolehã Figueira" w:date="2026-05-17T23:19:00Z" w16du:dateUtc="2026-05-17T22:19:00Z">
            <w:rPr/>
          </w:rPrChange>
        </w:rPr>
        <w:t xml:space="preserve">A Fig. </w:t>
      </w:r>
      <w:ins w:id="254" w:author="Mário Adérito Kumolehã Figueira" w:date="2026-05-17T23:19:00Z" w16du:dateUtc="2026-05-17T22:19:00Z">
        <w:r w:rsidR="00347728" w:rsidRPr="00347728">
          <w:rPr>
            <w:lang w:val="pt-BR"/>
            <w:rPrChange w:id="255" w:author="Mário Adérito Kumolehã Figueira" w:date="2026-05-17T23:19:00Z" w16du:dateUtc="2026-05-17T22:19:00Z">
              <w:rPr/>
            </w:rPrChange>
          </w:rPr>
          <w:t>11</w:t>
        </w:r>
      </w:ins>
      <w:del w:id="256" w:author="Mário Adérito Kumolehã Figueira" w:date="2026-05-17T23:19:00Z" w16du:dateUtc="2026-05-17T22:19:00Z">
        <w:r w:rsidRPr="00347728" w:rsidDel="00347728">
          <w:rPr>
            <w:lang w:val="pt-BR"/>
            <w:rPrChange w:id="257" w:author="Mário Adérito Kumolehã Figueira" w:date="2026-05-17T23:19:00Z" w16du:dateUtc="2026-05-17T22:19:00Z">
              <w:rPr/>
            </w:rPrChange>
          </w:rPr>
          <w:delText>8</w:delText>
        </w:r>
      </w:del>
      <w:r w:rsidRPr="00347728">
        <w:rPr>
          <w:lang w:val="pt-BR"/>
          <w:rPrChange w:id="258" w:author="Mário Adérito Kumolehã Figueira" w:date="2026-05-17T23:19:00Z" w16du:dateUtc="2026-05-17T22:19:00Z">
            <w:rPr/>
          </w:rPrChange>
        </w:rPr>
        <w:t xml:space="preserve"> ilustra a interação entre os principais objetos do sistema durante a criação de uma encomenda, evidenciando a colaboração entre o controlador e as classes de domínio: como o pedido do cliente é recebido pelo Sistema, como é criada a Encomenda, como se verifica a disponibilidade do Veículo e como é finalmente confirmada a criação.</w:t>
      </w:r>
    </w:p>
    <w:p w14:paraId="35F30812" w14:textId="1922FC00" w:rsidR="00403BDF" w:rsidRDefault="008E7646" w:rsidP="00C82D18">
      <w:pPr>
        <w:spacing w:before="180" w:after="60"/>
        <w:ind w:left="-284"/>
        <w:jc w:val="center"/>
      </w:pPr>
      <w:r>
        <w:rPr>
          <w:noProof/>
        </w:rPr>
        <w:drawing>
          <wp:inline distT="0" distB="0" distL="0" distR="0" wp14:anchorId="3118D588" wp14:editId="26F0607C">
            <wp:extent cx="4394200" cy="7931889"/>
            <wp:effectExtent l="0" t="0" r="6350" b="0"/>
            <wp:docPr id="197303280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8503" cy="7939656"/>
                    </a:xfrm>
                    <a:prstGeom prst="rect">
                      <a:avLst/>
                    </a:prstGeom>
                    <a:noFill/>
                    <a:ln>
                      <a:noFill/>
                    </a:ln>
                  </pic:spPr>
                </pic:pic>
              </a:graphicData>
            </a:graphic>
          </wp:inline>
        </w:drawing>
      </w:r>
    </w:p>
    <w:p w14:paraId="47897188" w14:textId="1A19C7D6" w:rsidR="00403BDF" w:rsidRPr="00B942BD" w:rsidRDefault="00111DA1" w:rsidP="00C82D18">
      <w:pPr>
        <w:spacing w:before="120" w:after="240"/>
        <w:ind w:left="-284"/>
        <w:jc w:val="center"/>
      </w:pPr>
      <w:r w:rsidRPr="00B942BD">
        <w:rPr>
          <w:b/>
          <w:sz w:val="18"/>
          <w:szCs w:val="18"/>
        </w:rPr>
        <w:t xml:space="preserve">Fig. </w:t>
      </w:r>
      <w:ins w:id="259" w:author="Mário Adérito Kumolehã Figueira" w:date="2026-05-17T23:19:00Z" w16du:dateUtc="2026-05-17T22:19:00Z">
        <w:r w:rsidR="00347728">
          <w:rPr>
            <w:b/>
            <w:sz w:val="18"/>
            <w:szCs w:val="18"/>
          </w:rPr>
          <w:t>11</w:t>
        </w:r>
      </w:ins>
      <w:del w:id="260" w:author="Mário Adérito Kumolehã Figueira" w:date="2026-05-17T23:19:00Z" w16du:dateUtc="2026-05-17T22:19:00Z">
        <w:r w:rsidRPr="00B942BD" w:rsidDel="00347728">
          <w:rPr>
            <w:b/>
            <w:sz w:val="18"/>
            <w:szCs w:val="18"/>
          </w:rPr>
          <w:delText>8</w:delText>
        </w:r>
      </w:del>
      <w:r w:rsidRPr="00B942BD">
        <w:rPr>
          <w:b/>
          <w:sz w:val="18"/>
          <w:szCs w:val="18"/>
        </w:rPr>
        <w:t xml:space="preserve">. </w:t>
      </w:r>
      <w:r w:rsidRPr="00B942BD">
        <w:rPr>
          <w:sz w:val="18"/>
          <w:szCs w:val="18"/>
        </w:rPr>
        <w:t>Diagrama de sequência para a criação de uma encomenda.</w:t>
      </w:r>
    </w:p>
    <w:p w14:paraId="7ED543D2" w14:textId="77777777" w:rsidR="00403BDF" w:rsidRPr="00B942BD" w:rsidRDefault="00111DA1" w:rsidP="00C82D18">
      <w:pPr>
        <w:keepNext/>
        <w:spacing w:before="240" w:after="120"/>
        <w:ind w:left="-284"/>
      </w:pPr>
      <w:r w:rsidRPr="00B942BD">
        <w:rPr>
          <w:b/>
        </w:rPr>
        <w:t>8.3</w:t>
      </w:r>
      <w:r w:rsidRPr="00B942BD">
        <w:tab/>
      </w:r>
      <w:r w:rsidRPr="00B942BD">
        <w:rPr>
          <w:b/>
        </w:rPr>
        <w:t>Diagrama de Estados da Encomenda</w:t>
      </w:r>
    </w:p>
    <w:p w14:paraId="5697D230" w14:textId="77777777" w:rsidR="00403BDF" w:rsidRPr="00B942BD" w:rsidRDefault="00111DA1" w:rsidP="00347728">
      <w:pPr>
        <w:ind w:left="-284"/>
        <w:jc w:val="both"/>
        <w:pPrChange w:id="261" w:author="Mário Adérito Kumolehã Figueira" w:date="2026-05-17T23:19:00Z" w16du:dateUtc="2026-05-17T22:19:00Z">
          <w:pPr>
            <w:spacing w:after="120"/>
            <w:ind w:left="-284"/>
            <w:jc w:val="both"/>
          </w:pPr>
        </w:pPrChange>
      </w:pPr>
      <w:r w:rsidRPr="00B942BD">
        <w:t>O atributo estado da Encomenda, apresentado no modelo de domínio (secção 5), é central para o acompanhamento do ciclo de vida de cada pedido. Um diagrama de estados UML permite representar, de forma rigorosa, quais os estados em que uma encomenda pode encontrar-se e quais as transições válidas entre eles, desencadeadas por eventos do sistema ou por ações explícitas dos utilizadores.</w:t>
      </w:r>
    </w:p>
    <w:p w14:paraId="196761DE" w14:textId="10BA4E44" w:rsidR="00403BDF" w:rsidRPr="00B942BD" w:rsidRDefault="00111DA1" w:rsidP="00347728">
      <w:pPr>
        <w:ind w:left="-284" w:firstLine="284"/>
        <w:jc w:val="both"/>
        <w:pPrChange w:id="262" w:author="Mário Adérito Kumolehã Figueira" w:date="2026-05-17T23:19:00Z" w16du:dateUtc="2026-05-17T22:19:00Z">
          <w:pPr>
            <w:spacing w:after="120"/>
            <w:ind w:left="-284"/>
            <w:jc w:val="both"/>
          </w:pPr>
        </w:pPrChange>
      </w:pPr>
      <w:r w:rsidRPr="00347728">
        <w:rPr>
          <w:lang w:val="pt-BR"/>
          <w:rPrChange w:id="263" w:author="Mário Adérito Kumolehã Figueira" w:date="2026-05-17T23:19:00Z" w16du:dateUtc="2026-05-17T22:19:00Z">
            <w:rPr/>
          </w:rPrChange>
        </w:rPr>
        <w:t xml:space="preserve">A Fig. </w:t>
      </w:r>
      <w:ins w:id="264" w:author="Mário Adérito Kumolehã Figueira" w:date="2026-05-17T23:19:00Z" w16du:dateUtc="2026-05-17T22:19:00Z">
        <w:r w:rsidR="00347728" w:rsidRPr="00347728">
          <w:rPr>
            <w:lang w:val="pt-BR"/>
            <w:rPrChange w:id="265" w:author="Mário Adérito Kumolehã Figueira" w:date="2026-05-17T23:19:00Z" w16du:dateUtc="2026-05-17T22:19:00Z">
              <w:rPr/>
            </w:rPrChange>
          </w:rPr>
          <w:t>12</w:t>
        </w:r>
      </w:ins>
      <w:del w:id="266" w:author="Mário Adérito Kumolehã Figueira" w:date="2026-05-17T23:19:00Z" w16du:dateUtc="2026-05-17T22:19:00Z">
        <w:r w:rsidRPr="00347728" w:rsidDel="00347728">
          <w:rPr>
            <w:lang w:val="pt-BR"/>
            <w:rPrChange w:id="267" w:author="Mário Adérito Kumolehã Figueira" w:date="2026-05-17T23:19:00Z" w16du:dateUtc="2026-05-17T22:19:00Z">
              <w:rPr/>
            </w:rPrChange>
          </w:rPr>
          <w:delText>9</w:delText>
        </w:r>
      </w:del>
      <w:r w:rsidRPr="00347728">
        <w:rPr>
          <w:lang w:val="pt-BR"/>
          <w:rPrChange w:id="268" w:author="Mário Adérito Kumolehã Figueira" w:date="2026-05-17T23:19:00Z" w16du:dateUtc="2026-05-17T22:19:00Z">
            <w:rPr/>
          </w:rPrChange>
        </w:rPr>
        <w:t xml:space="preserve"> apresenta o diagrama de estados proposto para a Encomenda. </w:t>
      </w:r>
      <w:r w:rsidRPr="00B942BD">
        <w:t xml:space="preserve">Quando </w:t>
      </w:r>
      <w:proofErr w:type="spellStart"/>
      <w:r w:rsidRPr="00B942BD">
        <w:t>uma</w:t>
      </w:r>
      <w:proofErr w:type="spellEnd"/>
      <w:r w:rsidRPr="00B942BD">
        <w:t xml:space="preserve"> </w:t>
      </w:r>
      <w:proofErr w:type="spellStart"/>
      <w:r w:rsidRPr="00B942BD">
        <w:t>encomenda</w:t>
      </w:r>
      <w:proofErr w:type="spellEnd"/>
      <w:r w:rsidRPr="00B942BD">
        <w:t xml:space="preserve"> é criada, entra no estado Registada. A partir desse estado, se existir um veículo disponível com capacidade adequada, a encomenda transita para Atribuída; caso contrário, fica no estado Pendente, aguardando que um veículo se torne disponível. Uma vez atribuída, o início efetivo do transporte leva </w:t>
      </w:r>
      <w:proofErr w:type="gramStart"/>
      <w:r w:rsidRPr="00B942BD">
        <w:t>a</w:t>
      </w:r>
      <w:proofErr w:type="gramEnd"/>
      <w:r w:rsidRPr="00B942BD">
        <w:t xml:space="preserve"> encomenda ao estado Em Transporte e, quando </w:t>
      </w:r>
      <w:proofErr w:type="gramStart"/>
      <w:r w:rsidRPr="00B942BD">
        <w:t>a</w:t>
      </w:r>
      <w:proofErr w:type="gramEnd"/>
      <w:r w:rsidRPr="00B942BD">
        <w:t xml:space="preserve"> entrega é confirmada, ao estado final Entregue. A qualquer momento antes da entrega, o processo pode ser interrompido através da transição Cancelar, conduzindo </w:t>
      </w:r>
      <w:proofErr w:type="gramStart"/>
      <w:r w:rsidRPr="00B942BD">
        <w:t>a</w:t>
      </w:r>
      <w:proofErr w:type="gramEnd"/>
      <w:r w:rsidRPr="00B942BD">
        <w:t xml:space="preserve"> encomenda ao estado final Cancelada. Este modelo de estados suporta diretamente o requisito não funcional de fiabilidade (secção 4.2), ao garantir que as transições inválidas — por exemplo, passar diretamente de Registada a Entregue, sem transporte — são rejeitadas pela lógica do sistema.</w:t>
      </w:r>
    </w:p>
    <w:p w14:paraId="2E2240BD" w14:textId="77777777" w:rsidR="00403BDF" w:rsidRDefault="00111DA1" w:rsidP="00C82D18">
      <w:pPr>
        <w:spacing w:before="180" w:after="60"/>
        <w:ind w:left="-284"/>
        <w:jc w:val="center"/>
      </w:pPr>
      <w:r>
        <w:rPr>
          <w:noProof/>
        </w:rPr>
        <w:drawing>
          <wp:inline distT="0" distB="0" distL="0" distR="0" wp14:anchorId="2020FDC7" wp14:editId="2CB48373">
            <wp:extent cx="3429000" cy="3857625"/>
            <wp:effectExtent l="0" t="0" r="0" b="0"/>
            <wp:docPr id="1855824395" name="Picture 1855824395">
              <a:extLst xmlns:a="http://schemas.openxmlformats.org/drawingml/2006/main">
                <a:ext uri="{FF2B5EF4-FFF2-40B4-BE49-F238E27FC236}">
                  <a16:creationId xmlns:a16="http://schemas.microsoft.com/office/drawing/2014/main" id="{F1EBF679-4536-4D07-882D-B0351358EF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3857625"/>
                    </a:xfrm>
                    <a:prstGeom prst="rect">
                      <a:avLst/>
                    </a:prstGeom>
                  </pic:spPr>
                </pic:pic>
              </a:graphicData>
            </a:graphic>
          </wp:inline>
        </w:drawing>
      </w:r>
    </w:p>
    <w:p w14:paraId="731A6A40" w14:textId="05385079" w:rsidR="00403BDF" w:rsidRPr="00B942BD" w:rsidRDefault="00111DA1" w:rsidP="00C82D18">
      <w:pPr>
        <w:spacing w:before="120" w:after="240"/>
        <w:ind w:left="-284"/>
        <w:jc w:val="center"/>
      </w:pPr>
      <w:r w:rsidRPr="00B942BD">
        <w:rPr>
          <w:b/>
          <w:sz w:val="18"/>
          <w:szCs w:val="18"/>
        </w:rPr>
        <w:t xml:space="preserve">Fig. </w:t>
      </w:r>
      <w:ins w:id="269" w:author="Mário Adérito Kumolehã Figueira" w:date="2026-05-17T23:19:00Z" w16du:dateUtc="2026-05-17T22:19:00Z">
        <w:r w:rsidR="00347728">
          <w:rPr>
            <w:b/>
            <w:sz w:val="18"/>
            <w:szCs w:val="18"/>
          </w:rPr>
          <w:t>12</w:t>
        </w:r>
      </w:ins>
      <w:del w:id="270" w:author="Mário Adérito Kumolehã Figueira" w:date="2026-05-17T23:19:00Z" w16du:dateUtc="2026-05-17T22:19:00Z">
        <w:r w:rsidRPr="00B942BD" w:rsidDel="00347728">
          <w:rPr>
            <w:b/>
            <w:sz w:val="18"/>
            <w:szCs w:val="18"/>
          </w:rPr>
          <w:delText>9</w:delText>
        </w:r>
      </w:del>
      <w:r w:rsidRPr="00B942BD">
        <w:rPr>
          <w:b/>
          <w:sz w:val="18"/>
          <w:szCs w:val="18"/>
        </w:rPr>
        <w:t xml:space="preserve">. </w:t>
      </w:r>
      <w:r w:rsidRPr="00B942BD">
        <w:rPr>
          <w:sz w:val="18"/>
          <w:szCs w:val="18"/>
        </w:rPr>
        <w:t>Diagrama de estados da Encomenda, indicando as transições entre os estados Registada, Pendente, Atribuída, Em Transporte, Entregue e Cancelada.</w:t>
      </w:r>
    </w:p>
    <w:p w14:paraId="576B000D" w14:textId="77777777" w:rsidR="00403BDF" w:rsidRPr="00B942BD" w:rsidRDefault="00111DA1" w:rsidP="00C82D18">
      <w:pPr>
        <w:keepNext/>
        <w:spacing w:before="240" w:after="120"/>
        <w:ind w:left="-284"/>
      </w:pPr>
      <w:r w:rsidRPr="00B942BD">
        <w:rPr>
          <w:b/>
        </w:rPr>
        <w:t>8.4</w:t>
      </w:r>
      <w:r w:rsidRPr="00B942BD">
        <w:tab/>
      </w:r>
      <w:r w:rsidRPr="00B942BD">
        <w:rPr>
          <w:b/>
        </w:rPr>
        <w:t>Aplicação de Padrões GRASP</w:t>
      </w:r>
    </w:p>
    <w:p w14:paraId="3EEDD4A8" w14:textId="1AB451AB" w:rsidR="00403BDF" w:rsidRPr="00B942BD" w:rsidRDefault="00111DA1" w:rsidP="00C82D18">
      <w:pPr>
        <w:spacing w:after="120"/>
        <w:ind w:left="-284"/>
        <w:jc w:val="both"/>
      </w:pPr>
      <w:r w:rsidRPr="00B942BD">
        <w:t>Os padrões GRASP [1</w:t>
      </w:r>
      <w:r w:rsidR="005D3D62" w:rsidRPr="00B942BD">
        <w:t>] constituem</w:t>
      </w:r>
      <w:r w:rsidRPr="00B942BD">
        <w:t xml:space="preserve"> um conjunto de boas práticas para a atribuição de responsabilidades em sistemas orientados a objetos. Não são receitas de código, mas sim princípios de desenho que ajudam a decidir, perante cada responsabilidade identificada, qual a classe mais adequada para a assumir. A Tabela </w:t>
      </w:r>
      <w:r w:rsidR="00DF7693" w:rsidRPr="00B942BD">
        <w:t>8</w:t>
      </w:r>
      <w:r w:rsidRPr="00B942BD">
        <w:t xml:space="preserve"> resume os principais padrões GRASP aplicados no desenho do presente sistema, indicando, para cada um, o problema que resolve, a decisão de desenho tomada e a justificação correspondente.</w:t>
      </w:r>
    </w:p>
    <w:p w14:paraId="0201F352" w14:textId="77777777" w:rsidR="00C36A48" w:rsidRPr="00B942BD" w:rsidRDefault="00C36A48" w:rsidP="00C82D18">
      <w:pPr>
        <w:spacing w:after="120"/>
        <w:ind w:left="-284"/>
        <w:jc w:val="both"/>
      </w:pPr>
    </w:p>
    <w:p w14:paraId="5F5D5886" w14:textId="6DEB7E78" w:rsidR="005D3902" w:rsidRPr="00B942BD" w:rsidRDefault="005D3902" w:rsidP="005D3902">
      <w:pPr>
        <w:spacing w:before="120" w:after="120"/>
        <w:ind w:left="-284"/>
      </w:pPr>
      <w:proofErr w:type="spellStart"/>
      <w:r w:rsidRPr="00B942BD">
        <w:rPr>
          <w:b/>
          <w:sz w:val="18"/>
          <w:szCs w:val="18"/>
        </w:rPr>
        <w:t>Tabela</w:t>
      </w:r>
      <w:proofErr w:type="spellEnd"/>
      <w:r w:rsidRPr="00B942BD">
        <w:rPr>
          <w:b/>
          <w:sz w:val="18"/>
          <w:szCs w:val="18"/>
        </w:rPr>
        <w:t xml:space="preserve"> </w:t>
      </w:r>
      <w:ins w:id="271" w:author="Mário Adérito Kumolehã Figueira" w:date="2026-05-17T23:00:00Z" w16du:dateUtc="2026-05-17T22:00:00Z">
        <w:r w:rsidR="00134F0B">
          <w:rPr>
            <w:b/>
            <w:sz w:val="18"/>
            <w:szCs w:val="18"/>
          </w:rPr>
          <w:t>9</w:t>
        </w:r>
      </w:ins>
      <w:del w:id="272" w:author="Mário Adérito Kumolehã Figueira" w:date="2026-05-17T23:00:00Z" w16du:dateUtc="2026-05-17T22:00:00Z">
        <w:r w:rsidR="00A76FDC" w:rsidDel="00134F0B">
          <w:rPr>
            <w:b/>
            <w:sz w:val="18"/>
            <w:szCs w:val="18"/>
          </w:rPr>
          <w:delText>8</w:delText>
        </w:r>
      </w:del>
      <w:r w:rsidRPr="00B942BD">
        <w:rPr>
          <w:b/>
          <w:sz w:val="18"/>
          <w:szCs w:val="18"/>
        </w:rPr>
        <w:t xml:space="preserve">. </w:t>
      </w:r>
      <w:r w:rsidRPr="00B942BD">
        <w:rPr>
          <w:sz w:val="18"/>
          <w:szCs w:val="18"/>
        </w:rPr>
        <w:t>Padrões GRASP aplicados no desenho do sistema de gestão de encomendas.</w:t>
      </w:r>
    </w:p>
    <w:tbl>
      <w:tblPr>
        <w:tblW w:w="6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2200"/>
        <w:gridCol w:w="1821"/>
      </w:tblGrid>
      <w:tr w:rsidR="00B9576E" w14:paraId="66C05036"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03F404" w14:textId="77777777" w:rsidR="00403BDF" w:rsidRDefault="00111DA1" w:rsidP="00EA3054">
            <w:pPr>
              <w:ind w:left="-122" w:hanging="3"/>
              <w:jc w:val="center"/>
            </w:pPr>
            <w:proofErr w:type="spellStart"/>
            <w:r>
              <w:rPr>
                <w:b/>
                <w:bCs/>
              </w:rPr>
              <w:t>Padrão</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B52621" w14:textId="77777777" w:rsidR="00403BDF" w:rsidRDefault="00111DA1" w:rsidP="00EA3054">
            <w:pPr>
              <w:ind w:left="-65"/>
            </w:pPr>
            <w:r>
              <w:rPr>
                <w:b/>
                <w:bCs/>
              </w:rPr>
              <w:t xml:space="preserve">Classe / </w:t>
            </w:r>
            <w:proofErr w:type="spellStart"/>
            <w:r>
              <w:rPr>
                <w:b/>
                <w:bCs/>
              </w:rPr>
              <w:t>Elemento</w:t>
            </w:r>
            <w:proofErr w:type="spellEnd"/>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849050" w14:textId="77777777" w:rsidR="00403BDF" w:rsidRDefault="00111DA1" w:rsidP="00F66CF7">
            <w:pPr>
              <w:ind w:left="-48" w:right="-118"/>
            </w:pPr>
            <w:proofErr w:type="spellStart"/>
            <w:r>
              <w:rPr>
                <w:b/>
                <w:bCs/>
              </w:rPr>
              <w:t>Justificação</w:t>
            </w:r>
            <w:proofErr w:type="spellEnd"/>
          </w:p>
        </w:tc>
        <w:tc>
          <w:tcPr>
            <w:tcW w:w="18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11C1C" w14:textId="77777777" w:rsidR="00403BDF" w:rsidRDefault="00111DA1" w:rsidP="00F66CF7">
            <w:pPr>
              <w:ind w:left="-122"/>
            </w:pPr>
            <w:proofErr w:type="spellStart"/>
            <w:r>
              <w:rPr>
                <w:b/>
                <w:bCs/>
              </w:rPr>
              <w:t>Resultado</w:t>
            </w:r>
            <w:proofErr w:type="spellEnd"/>
          </w:p>
        </w:tc>
      </w:tr>
      <w:tr w:rsidR="005933A8" w:rsidRPr="00B942BD" w14:paraId="54826E90"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D212FC" w14:textId="77777777" w:rsidR="00403BDF" w:rsidRDefault="00111DA1" w:rsidP="00EA3054">
            <w:pPr>
              <w:ind w:left="-122" w:hanging="3"/>
            </w:pPr>
            <w:r>
              <w:rPr>
                <w:b/>
                <w:bCs/>
              </w:rPr>
              <w:t>Controller</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2F58E9" w14:textId="77777777" w:rsidR="00403BDF" w:rsidRDefault="00111DA1" w:rsidP="00EA3054">
            <w:pPr>
              <w:ind w:left="-65"/>
            </w:pPr>
            <w:r>
              <w:t>Sistema</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72DD26" w14:textId="77777777" w:rsidR="00403BDF" w:rsidRPr="00B942BD" w:rsidRDefault="00111DA1" w:rsidP="00F66CF7">
            <w:pPr>
              <w:ind w:left="-48" w:right="-118"/>
            </w:pPr>
            <w:r w:rsidRPr="00B942BD">
              <w:t>É a classe fachada que recebe os pedidos vindos da interface de utilizador e os encaminha para as classes de domínio adequadas.</w:t>
            </w:r>
          </w:p>
        </w:tc>
        <w:tc>
          <w:tcPr>
            <w:tcW w:w="18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9AFA56" w14:textId="77777777" w:rsidR="00403BDF" w:rsidRPr="00B942BD" w:rsidRDefault="00111DA1" w:rsidP="00F66CF7">
            <w:pPr>
              <w:ind w:left="-122"/>
            </w:pPr>
            <w:r w:rsidRPr="00B942BD">
              <w:t>Mantém a interface de consola desacoplada da lógica do domínio.</w:t>
            </w:r>
          </w:p>
        </w:tc>
      </w:tr>
      <w:tr w:rsidR="005933A8" w:rsidRPr="00B942BD" w14:paraId="4BD25913"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D8626E" w14:textId="77777777" w:rsidR="00403BDF" w:rsidRDefault="00111DA1" w:rsidP="00EA3054">
            <w:pPr>
              <w:ind w:left="-122" w:hanging="3"/>
            </w:pPr>
            <w:r>
              <w:rPr>
                <w:b/>
                <w:bCs/>
              </w:rPr>
              <w:t>Information Expert</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44EC47" w14:textId="77777777" w:rsidR="00403BDF" w:rsidRDefault="00111DA1" w:rsidP="00EA3054">
            <w:pPr>
              <w:ind w:left="-65"/>
            </w:pPr>
            <w:r>
              <w:t xml:space="preserve">Cada </w:t>
            </w:r>
            <w:proofErr w:type="spellStart"/>
            <w:r>
              <w:t>classe</w:t>
            </w:r>
            <w:proofErr w:type="spellEnd"/>
            <w:r>
              <w:t xml:space="preserve"> de </w:t>
            </w:r>
            <w:proofErr w:type="spellStart"/>
            <w:r>
              <w:t>domínio</w:t>
            </w:r>
            <w:proofErr w:type="spellEnd"/>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294339" w14:textId="77777777" w:rsidR="00403BDF" w:rsidRPr="00B942BD" w:rsidRDefault="00111DA1" w:rsidP="00F66CF7">
            <w:pPr>
              <w:ind w:left="-48" w:right="-118"/>
            </w:pPr>
            <w:r w:rsidRPr="00B942BD">
              <w:t xml:space="preserve">A responsabilidade de responder a cada pergunta é atribuída à classe que possui </w:t>
            </w:r>
            <w:proofErr w:type="gramStart"/>
            <w:r w:rsidRPr="00B942BD">
              <w:t>a</w:t>
            </w:r>
            <w:proofErr w:type="gramEnd"/>
            <w:r w:rsidRPr="00B942BD">
              <w:t xml:space="preserve"> informação necessária: Veículo sabe se está disponível (</w:t>
            </w:r>
            <w:proofErr w:type="spellStart"/>
            <w:proofErr w:type="gramStart"/>
            <w:r w:rsidRPr="00B942BD">
              <w:t>estaDisponivel</w:t>
            </w:r>
            <w:proofErr w:type="spellEnd"/>
            <w:r w:rsidRPr="00B942BD">
              <w:t>(</w:t>
            </w:r>
            <w:proofErr w:type="gramEnd"/>
            <w:r w:rsidRPr="00B942BD">
              <w:t>)), Encomenda sabe como atualizar o seu estado (</w:t>
            </w:r>
            <w:proofErr w:type="spellStart"/>
            <w:proofErr w:type="gramStart"/>
            <w:r w:rsidRPr="00B942BD">
              <w:t>atualizarEstado</w:t>
            </w:r>
            <w:proofErr w:type="spellEnd"/>
            <w:r w:rsidRPr="00B942BD">
              <w:t>(</w:t>
            </w:r>
            <w:proofErr w:type="gramEnd"/>
            <w:r w:rsidRPr="00B942BD">
              <w:t>)).</w:t>
            </w:r>
          </w:p>
        </w:tc>
        <w:tc>
          <w:tcPr>
            <w:tcW w:w="18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04BCF8" w14:textId="77777777" w:rsidR="00403BDF" w:rsidRPr="00B942BD" w:rsidRDefault="00111DA1" w:rsidP="00F66CF7">
            <w:pPr>
              <w:ind w:left="-122"/>
            </w:pPr>
            <w:r w:rsidRPr="00B942BD">
              <w:t>Comportamento junto dos dados, evitando classes "anémicas".</w:t>
            </w:r>
          </w:p>
        </w:tc>
      </w:tr>
      <w:tr w:rsidR="00B9576E" w14:paraId="05F15BDB"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B005B7" w14:textId="77777777" w:rsidR="00403BDF" w:rsidRDefault="00111DA1" w:rsidP="00EA3054">
            <w:pPr>
              <w:ind w:left="-122" w:hanging="3"/>
            </w:pPr>
            <w:r>
              <w:rPr>
                <w:b/>
                <w:bCs/>
              </w:rPr>
              <w:t>Creator</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D8392F" w14:textId="77777777" w:rsidR="00403BDF" w:rsidRDefault="00111DA1" w:rsidP="00EA3054">
            <w:pPr>
              <w:ind w:left="-65"/>
            </w:pPr>
            <w:r>
              <w:t xml:space="preserve">Sistema </w:t>
            </w:r>
            <w:proofErr w:type="spellStart"/>
            <w:r>
              <w:t>cria</w:t>
            </w:r>
            <w:proofErr w:type="spellEnd"/>
            <w:r>
              <w:t xml:space="preserve"> </w:t>
            </w:r>
            <w:proofErr w:type="spellStart"/>
            <w:r>
              <w:t>Encomenda</w:t>
            </w:r>
            <w:proofErr w:type="spellEnd"/>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16BC01" w14:textId="77777777" w:rsidR="00403BDF" w:rsidRPr="00B942BD" w:rsidRDefault="00111DA1" w:rsidP="00F66CF7">
            <w:pPr>
              <w:ind w:left="-48" w:right="-118"/>
            </w:pPr>
            <w:r w:rsidRPr="00B942BD">
              <w:t>O Sistema agrega as encomendas ao longo da sua existência e dispõe, no momento da criação, de todos os dados necessários (cliente, depósitos, peso, descrição).</w:t>
            </w:r>
          </w:p>
        </w:tc>
        <w:tc>
          <w:tcPr>
            <w:tcW w:w="18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375CD7" w14:textId="77777777" w:rsidR="00403BDF" w:rsidRDefault="00111DA1" w:rsidP="00F66CF7">
            <w:pPr>
              <w:ind w:left="-122"/>
            </w:pPr>
            <w:proofErr w:type="spellStart"/>
            <w:r>
              <w:t>Criação</w:t>
            </w:r>
            <w:proofErr w:type="spellEnd"/>
            <w:r>
              <w:t xml:space="preserve"> </w:t>
            </w:r>
            <w:proofErr w:type="spellStart"/>
            <w:r>
              <w:t>centralizada</w:t>
            </w:r>
            <w:proofErr w:type="spellEnd"/>
            <w:r>
              <w:t xml:space="preserve"> e </w:t>
            </w:r>
            <w:proofErr w:type="spellStart"/>
            <w:r>
              <w:t>coerente</w:t>
            </w:r>
            <w:proofErr w:type="spellEnd"/>
            <w:r>
              <w:t>.</w:t>
            </w:r>
          </w:p>
        </w:tc>
      </w:tr>
      <w:tr w:rsidR="005933A8" w:rsidRPr="00B942BD" w14:paraId="15293B7D"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5D996F" w14:textId="77777777" w:rsidR="00403BDF" w:rsidRDefault="00111DA1" w:rsidP="00EA3054">
            <w:pPr>
              <w:ind w:left="-122" w:hanging="3"/>
            </w:pPr>
            <w:r>
              <w:rPr>
                <w:b/>
                <w:bCs/>
              </w:rPr>
              <w:t>High Cohesion</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D3E5A0" w14:textId="77777777" w:rsidR="00403BDF" w:rsidRDefault="00111DA1" w:rsidP="00EA3054">
            <w:pPr>
              <w:ind w:left="-65"/>
            </w:pPr>
            <w:proofErr w:type="spellStart"/>
            <w:r>
              <w:t>Todas</w:t>
            </w:r>
            <w:proofErr w:type="spellEnd"/>
            <w:r>
              <w:t xml:space="preserve"> as classes</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1D3511" w14:textId="77777777" w:rsidR="00403BDF" w:rsidRPr="00B942BD" w:rsidRDefault="00111DA1" w:rsidP="00F66CF7">
            <w:pPr>
              <w:ind w:left="-48" w:right="-118"/>
            </w:pPr>
            <w:r w:rsidRPr="00B942BD">
              <w:t>Cada classe agrupa apenas responsabilidades fortemente relacionadas entre si: Cliente trata de dados do cliente, Veículo da disponibilidade e capacidade, etc.</w:t>
            </w:r>
          </w:p>
        </w:tc>
        <w:tc>
          <w:tcPr>
            <w:tcW w:w="18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89B673" w14:textId="77777777" w:rsidR="00403BDF" w:rsidRPr="00B942BD" w:rsidRDefault="00111DA1" w:rsidP="00F66CF7">
            <w:pPr>
              <w:ind w:left="-122"/>
            </w:pPr>
            <w:r w:rsidRPr="00B942BD">
              <w:t>Classes mais pequenas, focadas e fáceis de compreender.</w:t>
            </w:r>
          </w:p>
        </w:tc>
      </w:tr>
      <w:tr w:rsidR="005933A8" w:rsidRPr="00B942BD" w14:paraId="1BBE3775"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DBD87D" w14:textId="77777777" w:rsidR="00403BDF" w:rsidRDefault="00111DA1" w:rsidP="00EA3054">
            <w:pPr>
              <w:ind w:left="-122" w:hanging="3"/>
            </w:pPr>
            <w:r>
              <w:rPr>
                <w:b/>
                <w:bCs/>
              </w:rPr>
              <w:t>Low Coupling</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0D2873" w14:textId="77777777" w:rsidR="00403BDF" w:rsidRPr="00B942BD" w:rsidRDefault="00111DA1" w:rsidP="00EA3054">
            <w:pPr>
              <w:ind w:left="-65"/>
            </w:pPr>
            <w:r w:rsidRPr="00B942BD">
              <w:t>Arquitetura em camadas ui → controller → domain</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D592FA" w14:textId="77777777" w:rsidR="00403BDF" w:rsidRPr="00B942BD" w:rsidRDefault="00111DA1" w:rsidP="00F66CF7">
            <w:pPr>
              <w:ind w:left="-48" w:right="-118"/>
            </w:pPr>
            <w:r w:rsidRPr="00B942BD">
              <w:t>A interface depende apenas do controlador, e o controlador depende apenas das classes de domínio; não há dependências em sentido inverso.</w:t>
            </w:r>
          </w:p>
        </w:tc>
        <w:tc>
          <w:tcPr>
            <w:tcW w:w="18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745A6F" w14:textId="77777777" w:rsidR="00403BDF" w:rsidRPr="00B942BD" w:rsidRDefault="00111DA1" w:rsidP="00F66CF7">
            <w:pPr>
              <w:ind w:left="-122"/>
            </w:pPr>
            <w:r w:rsidRPr="00B942BD">
              <w:t>Alterações num pacote têm impacto reduzido nos restantes.</w:t>
            </w:r>
          </w:p>
        </w:tc>
      </w:tr>
      <w:tr w:rsidR="005933A8" w:rsidRPr="00B942BD" w14:paraId="40AE5C2D"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6242E4" w14:textId="77777777" w:rsidR="00403BDF" w:rsidRDefault="00111DA1" w:rsidP="00EA3054">
            <w:pPr>
              <w:ind w:left="-122" w:hanging="3"/>
            </w:pPr>
            <w:r>
              <w:rPr>
                <w:b/>
                <w:bCs/>
              </w:rPr>
              <w:t>Pure Fabrication</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AD184B" w14:textId="77777777" w:rsidR="00403BDF" w:rsidRDefault="00111DA1" w:rsidP="00EA3054">
            <w:pPr>
              <w:ind w:left="-65"/>
            </w:pPr>
            <w:r>
              <w:t>Classe Sistema</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89CBA4" w14:textId="77777777" w:rsidR="00403BDF" w:rsidRPr="00B942BD" w:rsidRDefault="00111DA1" w:rsidP="00F66CF7">
            <w:pPr>
              <w:ind w:left="-48" w:right="-118"/>
            </w:pPr>
            <w:r w:rsidRPr="00B942BD">
              <w:t>A classe Sistema não corresponde a um conceito do domínio real (não existe "um sistema" no mundo físico); foi fabricada para manter a coesão das classes de domínio e centralizar a coordenação.</w:t>
            </w:r>
          </w:p>
        </w:tc>
        <w:tc>
          <w:tcPr>
            <w:tcW w:w="18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56169D" w14:textId="77777777" w:rsidR="00403BDF" w:rsidRPr="00B942BD" w:rsidRDefault="00111DA1" w:rsidP="00F66CF7">
            <w:pPr>
              <w:ind w:left="-122"/>
            </w:pPr>
            <w:r w:rsidRPr="00B942BD">
              <w:t>Domínio limpo de responsabilidades técnicas.</w:t>
            </w:r>
          </w:p>
        </w:tc>
      </w:tr>
      <w:tr w:rsidR="005933A8" w:rsidRPr="00B942BD" w14:paraId="689B62A4" w14:textId="77777777">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130DB3" w14:textId="77777777" w:rsidR="00403BDF" w:rsidRDefault="00111DA1" w:rsidP="00EA3054">
            <w:pPr>
              <w:ind w:left="-122" w:hanging="3"/>
            </w:pPr>
            <w:r>
              <w:rPr>
                <w:b/>
                <w:bCs/>
              </w:rPr>
              <w:t>Protected Variations</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0186B0" w14:textId="77777777" w:rsidR="00403BDF" w:rsidRPr="00B942BD" w:rsidRDefault="00111DA1" w:rsidP="00EA3054">
            <w:pPr>
              <w:ind w:left="-65"/>
            </w:pPr>
            <w:r w:rsidRPr="00B942BD">
              <w:t>Diagrama de estados da Encomenda</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98CEC1" w14:textId="77777777" w:rsidR="00403BDF" w:rsidRPr="00B942BD" w:rsidRDefault="00111DA1" w:rsidP="00F66CF7">
            <w:pPr>
              <w:ind w:left="-48" w:right="-118"/>
            </w:pPr>
            <w:r w:rsidRPr="00B942BD">
              <w:t xml:space="preserve">A lógica de transições de estado é encapsulada no método </w:t>
            </w:r>
            <w:proofErr w:type="spellStart"/>
            <w:proofErr w:type="gramStart"/>
            <w:r w:rsidRPr="00B942BD">
              <w:t>atualizarEstado</w:t>
            </w:r>
            <w:proofErr w:type="spellEnd"/>
            <w:r w:rsidRPr="00B942BD">
              <w:t>(</w:t>
            </w:r>
            <w:proofErr w:type="gramEnd"/>
            <w:r w:rsidRPr="00B942BD">
              <w:t>), protegendo o resto do sistema de futuras alterações no conjunto de estados ou nas regras de transição.</w:t>
            </w:r>
          </w:p>
        </w:tc>
        <w:tc>
          <w:tcPr>
            <w:tcW w:w="18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407A29" w14:textId="77777777" w:rsidR="00403BDF" w:rsidRPr="00B942BD" w:rsidRDefault="00111DA1" w:rsidP="00F66CF7">
            <w:pPr>
              <w:ind w:left="-122"/>
            </w:pPr>
            <w:r w:rsidRPr="00B942BD">
              <w:t>Flexibilidade para evoluir o ciclo de vida das encomendas.</w:t>
            </w:r>
          </w:p>
        </w:tc>
      </w:tr>
    </w:tbl>
    <w:p w14:paraId="7E629859" w14:textId="77777777" w:rsidR="00403BDF" w:rsidRPr="00347728" w:rsidRDefault="00111DA1" w:rsidP="00C82D18">
      <w:pPr>
        <w:keepNext/>
        <w:spacing w:before="240" w:after="120"/>
        <w:ind w:left="-284"/>
        <w:rPr>
          <w:lang w:val="pt-BR"/>
          <w:rPrChange w:id="273" w:author="Mário Adérito Kumolehã Figueira" w:date="2026-05-17T23:20:00Z" w16du:dateUtc="2026-05-17T22:20:00Z">
            <w:rPr/>
          </w:rPrChange>
        </w:rPr>
      </w:pPr>
      <w:r w:rsidRPr="00347728">
        <w:rPr>
          <w:b/>
          <w:lang w:val="pt-BR"/>
          <w:rPrChange w:id="274" w:author="Mário Adérito Kumolehã Figueira" w:date="2026-05-17T23:20:00Z" w16du:dateUtc="2026-05-17T22:20:00Z">
            <w:rPr>
              <w:b/>
            </w:rPr>
          </w:rPrChange>
        </w:rPr>
        <w:t>8.5</w:t>
      </w:r>
      <w:r w:rsidRPr="00347728">
        <w:rPr>
          <w:lang w:val="pt-BR"/>
          <w:rPrChange w:id="275" w:author="Mário Adérito Kumolehã Figueira" w:date="2026-05-17T23:20:00Z" w16du:dateUtc="2026-05-17T22:20:00Z">
            <w:rPr/>
          </w:rPrChange>
        </w:rPr>
        <w:tab/>
      </w:r>
      <w:r w:rsidRPr="00347728">
        <w:rPr>
          <w:b/>
          <w:lang w:val="pt-BR"/>
          <w:rPrChange w:id="276" w:author="Mário Adérito Kumolehã Figueira" w:date="2026-05-17T23:20:00Z" w16du:dateUtc="2026-05-17T22:20:00Z">
            <w:rPr>
              <w:b/>
            </w:rPr>
          </w:rPrChange>
        </w:rPr>
        <w:t>Diagrama de Pacotes</w:t>
      </w:r>
    </w:p>
    <w:p w14:paraId="277B8FBC" w14:textId="62528B99" w:rsidR="00403BDF" w:rsidRPr="00B942BD" w:rsidRDefault="00111DA1" w:rsidP="00C82D18">
      <w:pPr>
        <w:spacing w:after="120"/>
        <w:ind w:left="-284"/>
        <w:jc w:val="both"/>
      </w:pPr>
      <w:r w:rsidRPr="00347728">
        <w:rPr>
          <w:lang w:val="pt-BR"/>
          <w:rPrChange w:id="277" w:author="Mário Adérito Kumolehã Figueira" w:date="2026-05-17T23:20:00Z" w16du:dateUtc="2026-05-17T22:20:00Z">
            <w:rPr/>
          </w:rPrChange>
        </w:rPr>
        <w:t>O diagrama de pacotes (Fig. 1</w:t>
      </w:r>
      <w:ins w:id="278" w:author="Mário Adérito Kumolehã Figueira" w:date="2026-05-17T23:20:00Z" w16du:dateUtc="2026-05-17T22:20:00Z">
        <w:r w:rsidR="00347728" w:rsidRPr="00347728">
          <w:rPr>
            <w:lang w:val="pt-BR"/>
            <w:rPrChange w:id="279" w:author="Mário Adérito Kumolehã Figueira" w:date="2026-05-17T23:20:00Z" w16du:dateUtc="2026-05-17T22:20:00Z">
              <w:rPr/>
            </w:rPrChange>
          </w:rPr>
          <w:t>2</w:t>
        </w:r>
      </w:ins>
      <w:del w:id="280" w:author="Mário Adérito Kumolehã Figueira" w:date="2026-05-17T23:20:00Z" w16du:dateUtc="2026-05-17T22:20:00Z">
        <w:r w:rsidRPr="00347728" w:rsidDel="00347728">
          <w:rPr>
            <w:lang w:val="pt-BR"/>
            <w:rPrChange w:id="281" w:author="Mário Adérito Kumolehã Figueira" w:date="2026-05-17T23:20:00Z" w16du:dateUtc="2026-05-17T22:20:00Z">
              <w:rPr/>
            </w:rPrChange>
          </w:rPr>
          <w:delText>0</w:delText>
        </w:r>
      </w:del>
      <w:r w:rsidRPr="00347728">
        <w:rPr>
          <w:lang w:val="pt-BR"/>
          <w:rPrChange w:id="282" w:author="Mário Adérito Kumolehã Figueira" w:date="2026-05-17T23:20:00Z" w16du:dateUtc="2026-05-17T22:20:00Z">
            <w:rPr/>
          </w:rPrChange>
        </w:rPr>
        <w:t xml:space="preserve">) apresenta a organização do sistema em agrupamentos lógicos de classes, promovendo modularidade, separação de responsabilidades e facilidade de manutenção. </w:t>
      </w:r>
      <w:r w:rsidRPr="00B942BD">
        <w:t xml:space="preserve">Na </w:t>
      </w:r>
      <w:proofErr w:type="spellStart"/>
      <w:r w:rsidRPr="00B942BD">
        <w:t>solução</w:t>
      </w:r>
      <w:proofErr w:type="spellEnd"/>
      <w:r w:rsidRPr="00B942BD">
        <w:t xml:space="preserve"> </w:t>
      </w:r>
      <w:proofErr w:type="spellStart"/>
      <w:r w:rsidRPr="00B942BD">
        <w:t>proposta</w:t>
      </w:r>
      <w:proofErr w:type="spellEnd"/>
      <w:r w:rsidRPr="00B942BD">
        <w:t xml:space="preserve"> </w:t>
      </w:r>
      <w:proofErr w:type="spellStart"/>
      <w:r w:rsidRPr="00B942BD">
        <w:t>são</w:t>
      </w:r>
      <w:proofErr w:type="spellEnd"/>
      <w:r w:rsidRPr="00B942BD">
        <w:t xml:space="preserve"> </w:t>
      </w:r>
      <w:proofErr w:type="spellStart"/>
      <w:r w:rsidRPr="00B942BD">
        <w:t>considerados</w:t>
      </w:r>
      <w:proofErr w:type="spellEnd"/>
      <w:r w:rsidRPr="00B942BD">
        <w:t xml:space="preserve"> </w:t>
      </w:r>
      <w:proofErr w:type="spellStart"/>
      <w:r w:rsidR="00BB3974">
        <w:t>cinco</w:t>
      </w:r>
      <w:proofErr w:type="spellEnd"/>
      <w:r w:rsidRPr="00B942BD">
        <w:t xml:space="preserve"> </w:t>
      </w:r>
      <w:proofErr w:type="spellStart"/>
      <w:r w:rsidRPr="00B942BD">
        <w:t>pacotes</w:t>
      </w:r>
      <w:proofErr w:type="spellEnd"/>
      <w:r w:rsidRPr="00B942BD">
        <w:t xml:space="preserve"> </w:t>
      </w:r>
      <w:proofErr w:type="spellStart"/>
      <w:r w:rsidRPr="00B942BD">
        <w:t>principais</w:t>
      </w:r>
      <w:proofErr w:type="spellEnd"/>
      <w:r w:rsidRPr="00B942BD">
        <w:t xml:space="preserve">: um </w:t>
      </w:r>
      <w:proofErr w:type="spellStart"/>
      <w:r w:rsidRPr="00B942BD">
        <w:t>pacote</w:t>
      </w:r>
      <w:proofErr w:type="spellEnd"/>
      <w:r w:rsidRPr="00B942BD">
        <w:t xml:space="preserve"> de interface de </w:t>
      </w:r>
      <w:proofErr w:type="spellStart"/>
      <w:r w:rsidRPr="001D547C">
        <w:rPr>
          <w:b/>
        </w:rPr>
        <w:t>utilizador</w:t>
      </w:r>
      <w:proofErr w:type="spellEnd"/>
      <w:r w:rsidRPr="00B942BD">
        <w:t xml:space="preserve"> (</w:t>
      </w:r>
      <w:proofErr w:type="spellStart"/>
      <w:r w:rsidRPr="00B942BD">
        <w:t>ui</w:t>
      </w:r>
      <w:proofErr w:type="spellEnd"/>
      <w:r w:rsidRPr="00B942BD">
        <w:t xml:space="preserve">), </w:t>
      </w:r>
      <w:proofErr w:type="spellStart"/>
      <w:r w:rsidRPr="00B942BD">
        <w:t>responsável</w:t>
      </w:r>
      <w:proofErr w:type="spellEnd"/>
      <w:r w:rsidRPr="00B942BD">
        <w:t xml:space="preserve"> </w:t>
      </w:r>
      <w:proofErr w:type="spellStart"/>
      <w:r w:rsidRPr="00B942BD">
        <w:t>pelo</w:t>
      </w:r>
      <w:proofErr w:type="spellEnd"/>
      <w:r w:rsidRPr="00B942BD">
        <w:t xml:space="preserve"> menu de </w:t>
      </w:r>
      <w:proofErr w:type="spellStart"/>
      <w:r w:rsidRPr="00B942BD">
        <w:t>interação</w:t>
      </w:r>
      <w:proofErr w:type="spellEnd"/>
      <w:r w:rsidRPr="00B942BD">
        <w:t xml:space="preserve"> </w:t>
      </w:r>
      <w:proofErr w:type="spellStart"/>
      <w:r w:rsidRPr="00B942BD">
        <w:t>em</w:t>
      </w:r>
      <w:proofErr w:type="spellEnd"/>
      <w:r w:rsidRPr="00B942BD">
        <w:t xml:space="preserve"> </w:t>
      </w:r>
      <w:proofErr w:type="spellStart"/>
      <w:r w:rsidRPr="00B942BD">
        <w:t>consola</w:t>
      </w:r>
      <w:proofErr w:type="spellEnd"/>
      <w:r w:rsidRPr="00B942BD">
        <w:t xml:space="preserve">; um </w:t>
      </w:r>
      <w:proofErr w:type="spellStart"/>
      <w:r w:rsidRPr="00B942BD">
        <w:t>pacote</w:t>
      </w:r>
      <w:proofErr w:type="spellEnd"/>
      <w:r w:rsidRPr="00B942BD">
        <w:t xml:space="preserve"> de </w:t>
      </w:r>
      <w:proofErr w:type="spellStart"/>
      <w:r w:rsidRPr="00C5462E">
        <w:rPr>
          <w:b/>
        </w:rPr>
        <w:t>controlo</w:t>
      </w:r>
      <w:proofErr w:type="spellEnd"/>
      <w:r w:rsidRPr="00B942BD">
        <w:t xml:space="preserve"> (controller), </w:t>
      </w:r>
      <w:proofErr w:type="spellStart"/>
      <w:r w:rsidRPr="00B942BD">
        <w:t>onde</w:t>
      </w:r>
      <w:proofErr w:type="spellEnd"/>
      <w:r w:rsidRPr="00B942BD">
        <w:t xml:space="preserve"> reside a </w:t>
      </w:r>
      <w:proofErr w:type="spellStart"/>
      <w:r w:rsidRPr="00B942BD">
        <w:t>classe</w:t>
      </w:r>
      <w:proofErr w:type="spellEnd"/>
      <w:r w:rsidRPr="00B942BD">
        <w:t xml:space="preserve"> Sistema;</w:t>
      </w:r>
      <w:r>
        <w:t xml:space="preserve"> </w:t>
      </w:r>
      <w:r w:rsidR="003E5E1C">
        <w:t xml:space="preserve">um </w:t>
      </w:r>
      <w:proofErr w:type="spellStart"/>
      <w:r w:rsidR="003E5E1C">
        <w:t>pacote</w:t>
      </w:r>
      <w:proofErr w:type="spellEnd"/>
      <w:r w:rsidR="003E5E1C">
        <w:t xml:space="preserve"> </w:t>
      </w:r>
      <w:proofErr w:type="spellStart"/>
      <w:r w:rsidR="003E5E1C" w:rsidRPr="00C5462E">
        <w:rPr>
          <w:b/>
        </w:rPr>
        <w:t>repositório</w:t>
      </w:r>
      <w:proofErr w:type="spellEnd"/>
      <w:r w:rsidR="003E5E1C">
        <w:t xml:space="preserve"> </w:t>
      </w:r>
      <w:r w:rsidR="00D433E9">
        <w:t>(repository)</w:t>
      </w:r>
      <w:r w:rsidR="003E5E1C">
        <w:t xml:space="preserve"> </w:t>
      </w:r>
      <w:r w:rsidR="00040E67">
        <w:t xml:space="preserve">para </w:t>
      </w:r>
      <w:proofErr w:type="spellStart"/>
      <w:r w:rsidR="00040E67">
        <w:t>gerar</w:t>
      </w:r>
      <w:proofErr w:type="spellEnd"/>
      <w:r w:rsidR="00040E67">
        <w:t xml:space="preserve"> Id, </w:t>
      </w:r>
      <w:proofErr w:type="spellStart"/>
      <w:r w:rsidR="007B4A63">
        <w:t>Procurar</w:t>
      </w:r>
      <w:proofErr w:type="spellEnd"/>
      <w:r w:rsidR="004E5ABF">
        <w:t xml:space="preserve">, Remove e </w:t>
      </w:r>
      <w:proofErr w:type="spellStart"/>
      <w:r w:rsidR="004E5ABF">
        <w:t>Obter</w:t>
      </w:r>
      <w:proofErr w:type="spellEnd"/>
      <w:r>
        <w:t xml:space="preserve"> </w:t>
      </w:r>
      <w:proofErr w:type="spellStart"/>
      <w:r w:rsidR="000E5C39">
        <w:t>Informação</w:t>
      </w:r>
      <w:proofErr w:type="spellEnd"/>
      <w:r>
        <w:t xml:space="preserve"> </w:t>
      </w:r>
      <w:proofErr w:type="spellStart"/>
      <w:r w:rsidR="003276A3">
        <w:t>geral</w:t>
      </w:r>
      <w:proofErr w:type="spellEnd"/>
      <w:r w:rsidR="00D433E9">
        <w:t xml:space="preserve">; um </w:t>
      </w:r>
      <w:proofErr w:type="spellStart"/>
      <w:r w:rsidR="00D433E9">
        <w:t>pacoto</w:t>
      </w:r>
      <w:proofErr w:type="spellEnd"/>
      <w:r w:rsidR="00D433E9">
        <w:t xml:space="preserve"> de </w:t>
      </w:r>
      <w:proofErr w:type="spellStart"/>
      <w:r w:rsidR="00D433E9" w:rsidRPr="00C5462E">
        <w:rPr>
          <w:b/>
        </w:rPr>
        <w:t>Serviço</w:t>
      </w:r>
      <w:proofErr w:type="spellEnd"/>
      <w:r w:rsidR="00D433E9">
        <w:t xml:space="preserve"> (service) </w:t>
      </w:r>
      <w:proofErr w:type="spellStart"/>
      <w:r w:rsidR="00D433E9">
        <w:t>que</w:t>
      </w:r>
      <w:proofErr w:type="spellEnd"/>
      <w:r>
        <w:t xml:space="preserve"> </w:t>
      </w:r>
      <w:proofErr w:type="spellStart"/>
      <w:r w:rsidR="00205CE4">
        <w:t>tem</w:t>
      </w:r>
      <w:proofErr w:type="spellEnd"/>
      <w:r w:rsidR="00205CE4">
        <w:t xml:space="preserve"> </w:t>
      </w:r>
      <w:proofErr w:type="spellStart"/>
      <w:r w:rsidR="00205CE4">
        <w:t>parte</w:t>
      </w:r>
      <w:proofErr w:type="spellEnd"/>
      <w:r w:rsidR="00205CE4">
        <w:t xml:space="preserve"> da </w:t>
      </w:r>
      <w:proofErr w:type="spellStart"/>
      <w:r w:rsidR="00205CE4">
        <w:t>logica</w:t>
      </w:r>
      <w:proofErr w:type="spellEnd"/>
      <w:r w:rsidR="00205CE4">
        <w:t xml:space="preserve"> </w:t>
      </w:r>
      <w:r w:rsidR="008350F9">
        <w:t xml:space="preserve">do </w:t>
      </w:r>
      <w:proofErr w:type="spellStart"/>
      <w:r w:rsidR="00605119">
        <w:t>código</w:t>
      </w:r>
      <w:proofErr w:type="spellEnd"/>
      <w:r w:rsidR="00BB158A">
        <w:t xml:space="preserve"> com </w:t>
      </w:r>
      <w:proofErr w:type="spellStart"/>
      <w:r w:rsidR="00BB158A">
        <w:t>recomendar</w:t>
      </w:r>
      <w:proofErr w:type="spellEnd"/>
      <w:r w:rsidR="00BB158A">
        <w:t xml:space="preserve"> </w:t>
      </w:r>
      <w:proofErr w:type="spellStart"/>
      <w:r w:rsidR="00BB158A">
        <w:t>Veiculos</w:t>
      </w:r>
      <w:proofErr w:type="spellEnd"/>
      <w:r w:rsidR="00605119">
        <w:t>;</w:t>
      </w:r>
      <w:r w:rsidRPr="00B942BD">
        <w:t xml:space="preserve"> e um </w:t>
      </w:r>
      <w:proofErr w:type="spellStart"/>
      <w:r w:rsidRPr="00B942BD">
        <w:t>pacote</w:t>
      </w:r>
      <w:proofErr w:type="spellEnd"/>
      <w:r w:rsidRPr="00B942BD">
        <w:t xml:space="preserve"> de </w:t>
      </w:r>
      <w:proofErr w:type="spellStart"/>
      <w:r w:rsidRPr="00C5462E">
        <w:rPr>
          <w:b/>
        </w:rPr>
        <w:t>domínio</w:t>
      </w:r>
      <w:proofErr w:type="spellEnd"/>
      <w:r w:rsidRPr="00B942BD">
        <w:t xml:space="preserve"> (domain), </w:t>
      </w:r>
      <w:proofErr w:type="spellStart"/>
      <w:r w:rsidRPr="00B942BD">
        <w:t>que</w:t>
      </w:r>
      <w:proofErr w:type="spellEnd"/>
      <w:r w:rsidRPr="00B942BD">
        <w:t xml:space="preserve"> </w:t>
      </w:r>
      <w:proofErr w:type="spellStart"/>
      <w:r w:rsidRPr="00B942BD">
        <w:t>reúne</w:t>
      </w:r>
      <w:proofErr w:type="spellEnd"/>
      <w:r w:rsidRPr="00B942BD">
        <w:t xml:space="preserve"> as classes </w:t>
      </w:r>
      <w:proofErr w:type="spellStart"/>
      <w:r w:rsidRPr="00B942BD">
        <w:t>Cliente</w:t>
      </w:r>
      <w:proofErr w:type="spellEnd"/>
      <w:r w:rsidRPr="00B942BD">
        <w:t xml:space="preserve">, </w:t>
      </w:r>
      <w:proofErr w:type="spellStart"/>
      <w:r w:rsidRPr="00B942BD">
        <w:t>Encomenda</w:t>
      </w:r>
      <w:proofErr w:type="spellEnd"/>
      <w:r w:rsidRPr="00B942BD">
        <w:t xml:space="preserve">, </w:t>
      </w:r>
      <w:proofErr w:type="spellStart"/>
      <w:r w:rsidRPr="00B942BD">
        <w:t>Veículo</w:t>
      </w:r>
      <w:proofErr w:type="spellEnd"/>
      <w:r w:rsidRPr="00B942BD">
        <w:t xml:space="preserve"> e </w:t>
      </w:r>
      <w:proofErr w:type="spellStart"/>
      <w:r w:rsidRPr="00B942BD">
        <w:t>Depósito</w:t>
      </w:r>
      <w:proofErr w:type="spellEnd"/>
      <w:r w:rsidRPr="00B942BD">
        <w:t xml:space="preserve">. Esta </w:t>
      </w:r>
      <w:proofErr w:type="spellStart"/>
      <w:r w:rsidRPr="00B942BD">
        <w:t>estrutura</w:t>
      </w:r>
      <w:proofErr w:type="spellEnd"/>
      <w:r w:rsidRPr="00B942BD">
        <w:t xml:space="preserve"> </w:t>
      </w:r>
      <w:proofErr w:type="spellStart"/>
      <w:r w:rsidRPr="00B942BD">
        <w:t>materializa</w:t>
      </w:r>
      <w:proofErr w:type="spellEnd"/>
      <w:r w:rsidRPr="00B942BD">
        <w:t xml:space="preserve">, a </w:t>
      </w:r>
      <w:proofErr w:type="spellStart"/>
      <w:r w:rsidRPr="00B942BD">
        <w:t>nível</w:t>
      </w:r>
      <w:proofErr w:type="spellEnd"/>
      <w:r w:rsidRPr="00B942BD">
        <w:t xml:space="preserve"> </w:t>
      </w:r>
      <w:proofErr w:type="spellStart"/>
      <w:r w:rsidRPr="00B942BD">
        <w:t>arquitetural</w:t>
      </w:r>
      <w:proofErr w:type="spellEnd"/>
      <w:r w:rsidRPr="00B942BD">
        <w:t xml:space="preserve">, o </w:t>
      </w:r>
      <w:proofErr w:type="spellStart"/>
      <w:r w:rsidRPr="00B942BD">
        <w:t>padrão</w:t>
      </w:r>
      <w:proofErr w:type="spellEnd"/>
      <w:r w:rsidRPr="00B942BD">
        <w:t xml:space="preserve"> Low Coupling </w:t>
      </w:r>
      <w:proofErr w:type="spellStart"/>
      <w:r w:rsidRPr="00B942BD">
        <w:t>discutido</w:t>
      </w:r>
      <w:proofErr w:type="spellEnd"/>
      <w:r w:rsidRPr="00B942BD">
        <w:t xml:space="preserve"> </w:t>
      </w:r>
      <w:proofErr w:type="spellStart"/>
      <w:r w:rsidRPr="00B942BD">
        <w:t>na</w:t>
      </w:r>
      <w:proofErr w:type="spellEnd"/>
      <w:r w:rsidRPr="00B942BD">
        <w:t xml:space="preserve"> </w:t>
      </w:r>
      <w:proofErr w:type="spellStart"/>
      <w:r w:rsidRPr="00B942BD">
        <w:t>secção</w:t>
      </w:r>
      <w:proofErr w:type="spellEnd"/>
      <w:r w:rsidRPr="00B942BD">
        <w:t xml:space="preserve"> anterior.</w:t>
      </w:r>
    </w:p>
    <w:p w14:paraId="4A45ED72" w14:textId="5B6DF6D8" w:rsidR="00403BDF" w:rsidRDefault="00F22746" w:rsidP="00C82D18">
      <w:pPr>
        <w:spacing w:before="180" w:after="60"/>
        <w:ind w:left="-284"/>
        <w:jc w:val="center"/>
      </w:pPr>
      <w:ins w:id="283" w:author="Masembo Jumesio Da Silva Zola" w:date="2026-05-17T22:55:00Z" w16du:dateUtc="2026-05-17T21:55:00Z">
        <w:r>
          <w:rPr>
            <w:noProof/>
          </w:rPr>
          <w:drawing>
            <wp:inline distT="0" distB="0" distL="0" distR="0" wp14:anchorId="66C33D81" wp14:editId="5B832406">
              <wp:extent cx="3400425" cy="3058160"/>
              <wp:effectExtent l="0" t="0" r="9525" b="8890"/>
              <wp:docPr id="141916523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rotWithShape="1">
                      <a:blip r:embed="rId20">
                        <a:extLst>
                          <a:ext uri="{28A0092B-C50C-407E-A947-70E740481C1C}">
                            <a14:useLocalDpi xmlns:a14="http://schemas.microsoft.com/office/drawing/2010/main" val="0"/>
                          </a:ext>
                        </a:extLst>
                      </a:blip>
                      <a:srcRect r="22615"/>
                      <a:stretch>
                        <a:fillRect/>
                      </a:stretch>
                    </pic:blipFill>
                    <pic:spPr bwMode="auto">
                      <a:xfrm>
                        <a:off x="0" y="0"/>
                        <a:ext cx="3400425" cy="3058160"/>
                      </a:xfrm>
                      <a:prstGeom prst="rect">
                        <a:avLst/>
                      </a:prstGeom>
                      <a:noFill/>
                      <a:ln>
                        <a:noFill/>
                      </a:ln>
                      <a:extLst>
                        <a:ext uri="{53640926-AAD7-44D8-BBD7-CCE9431645EC}">
                          <a14:shadowObscured xmlns:a14="http://schemas.microsoft.com/office/drawing/2010/main"/>
                        </a:ext>
                      </a:extLst>
                    </pic:spPr>
                  </pic:pic>
                </a:graphicData>
              </a:graphic>
            </wp:inline>
          </w:drawing>
        </w:r>
      </w:ins>
      <w:del w:id="284" w:author="Masembo Jumesio Da Silva Zola" w:date="2026-05-17T22:57:00Z" w16du:dateUtc="2026-05-17T21:57:00Z">
        <w:r w:rsidR="00DE1B05" w:rsidRPr="00DE1B05">
          <w:drawing>
            <wp:inline distT="0" distB="0" distL="0" distR="0" wp14:anchorId="3910F714" wp14:editId="5AE38258">
              <wp:extent cx="4394200" cy="2193925"/>
              <wp:effectExtent l="0" t="0" r="6350" b="0"/>
              <wp:docPr id="11056601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60145" name=""/>
                      <pic:cNvPicPr/>
                    </pic:nvPicPr>
                    <pic:blipFill>
                      <a:blip r:embed="rId21"/>
                      <a:stretch>
                        <a:fillRect/>
                      </a:stretch>
                    </pic:blipFill>
                    <pic:spPr>
                      <a:xfrm>
                        <a:off x="0" y="0"/>
                        <a:ext cx="4394200" cy="2193925"/>
                      </a:xfrm>
                      <a:prstGeom prst="rect">
                        <a:avLst/>
                      </a:prstGeom>
                    </pic:spPr>
                  </pic:pic>
                </a:graphicData>
              </a:graphic>
            </wp:inline>
          </w:drawing>
        </w:r>
      </w:del>
      <w:r w:rsidR="00DE1B05" w:rsidRPr="00DE1B05">
        <w:t xml:space="preserve"> </w:t>
      </w:r>
    </w:p>
    <w:p w14:paraId="77B3198F" w14:textId="03556771" w:rsidR="00403BDF" w:rsidRPr="00B942BD" w:rsidRDefault="00111DA1" w:rsidP="00C82D18">
      <w:pPr>
        <w:spacing w:before="120" w:after="240"/>
        <w:ind w:left="-284"/>
        <w:jc w:val="center"/>
      </w:pPr>
      <w:r w:rsidRPr="00B942BD">
        <w:rPr>
          <w:b/>
          <w:sz w:val="18"/>
          <w:szCs w:val="18"/>
        </w:rPr>
        <w:t>Fig. 1</w:t>
      </w:r>
      <w:ins w:id="285" w:author="Mário Adérito Kumolehã Figueira" w:date="2026-05-17T23:19:00Z" w16du:dateUtc="2026-05-17T22:19:00Z">
        <w:r w:rsidR="00347728">
          <w:rPr>
            <w:b/>
            <w:sz w:val="18"/>
            <w:szCs w:val="18"/>
          </w:rPr>
          <w:t>2</w:t>
        </w:r>
      </w:ins>
      <w:del w:id="286" w:author="Mário Adérito Kumolehã Figueira" w:date="2026-05-17T23:19:00Z" w16du:dateUtc="2026-05-17T22:19:00Z">
        <w:r w:rsidRPr="00B942BD" w:rsidDel="00347728">
          <w:rPr>
            <w:b/>
            <w:sz w:val="18"/>
            <w:szCs w:val="18"/>
          </w:rPr>
          <w:delText>0</w:delText>
        </w:r>
      </w:del>
      <w:r w:rsidRPr="00B942BD">
        <w:rPr>
          <w:b/>
          <w:sz w:val="18"/>
          <w:szCs w:val="18"/>
        </w:rPr>
        <w:t xml:space="preserve">. </w:t>
      </w:r>
      <w:r w:rsidRPr="00B942BD">
        <w:rPr>
          <w:sz w:val="18"/>
          <w:szCs w:val="18"/>
        </w:rPr>
        <w:t>Diagrama de pacotes do sistema.</w:t>
      </w:r>
    </w:p>
    <w:p w14:paraId="2CE8796A" w14:textId="77777777" w:rsidR="00403BDF" w:rsidRPr="00B942BD" w:rsidRDefault="00111DA1" w:rsidP="00C82D18">
      <w:pPr>
        <w:keepNext/>
        <w:spacing w:before="240" w:after="120"/>
        <w:ind w:left="-284"/>
      </w:pPr>
      <w:r w:rsidRPr="00B942BD">
        <w:rPr>
          <w:b/>
        </w:rPr>
        <w:t>8.6</w:t>
      </w:r>
      <w:r w:rsidRPr="00B942BD">
        <w:tab/>
      </w:r>
      <w:r w:rsidRPr="00B942BD">
        <w:rPr>
          <w:b/>
        </w:rPr>
        <w:t>Diagrama de Componentes</w:t>
      </w:r>
    </w:p>
    <w:p w14:paraId="6D8691BA" w14:textId="091CF989" w:rsidR="00403BDF" w:rsidRPr="00B942BD" w:rsidRDefault="00111DA1" w:rsidP="00C82D18">
      <w:pPr>
        <w:spacing w:after="120"/>
        <w:ind w:left="-284"/>
        <w:jc w:val="both"/>
      </w:pPr>
      <w:r w:rsidRPr="00347728">
        <w:rPr>
          <w:lang w:val="pt-BR"/>
          <w:rPrChange w:id="287" w:author="Mário Adérito Kumolehã Figueira" w:date="2026-05-17T23:20:00Z" w16du:dateUtc="2026-05-17T22:20:00Z">
            <w:rPr/>
          </w:rPrChange>
        </w:rPr>
        <w:t>O diagrama de componentes (Fig. 1</w:t>
      </w:r>
      <w:ins w:id="288" w:author="Mário Adérito Kumolehã Figueira" w:date="2026-05-17T23:19:00Z" w16du:dateUtc="2026-05-17T22:19:00Z">
        <w:r w:rsidR="00347728" w:rsidRPr="00347728">
          <w:rPr>
            <w:lang w:val="pt-BR"/>
            <w:rPrChange w:id="289" w:author="Mário Adérito Kumolehã Figueira" w:date="2026-05-17T23:20:00Z" w16du:dateUtc="2026-05-17T22:20:00Z">
              <w:rPr/>
            </w:rPrChange>
          </w:rPr>
          <w:t>3</w:t>
        </w:r>
      </w:ins>
      <w:del w:id="290" w:author="Mário Adérito Kumolehã Figueira" w:date="2026-05-17T23:19:00Z" w16du:dateUtc="2026-05-17T22:19:00Z">
        <w:r w:rsidRPr="00347728" w:rsidDel="00347728">
          <w:rPr>
            <w:lang w:val="pt-BR"/>
            <w:rPrChange w:id="291" w:author="Mário Adérito Kumolehã Figueira" w:date="2026-05-17T23:20:00Z" w16du:dateUtc="2026-05-17T22:20:00Z">
              <w:rPr/>
            </w:rPrChange>
          </w:rPr>
          <w:delText>1</w:delText>
        </w:r>
      </w:del>
      <w:r w:rsidRPr="00347728">
        <w:rPr>
          <w:lang w:val="pt-BR"/>
          <w:rPrChange w:id="292" w:author="Mário Adérito Kumolehã Figueira" w:date="2026-05-17T23:20:00Z" w16du:dateUtc="2026-05-17T22:20:00Z">
            <w:rPr/>
          </w:rPrChange>
        </w:rPr>
        <w:t xml:space="preserve">) ilustra a arquitetura do sistema na forma de componentes funcionais que comunicam entre si. </w:t>
      </w:r>
      <w:r w:rsidRPr="00B942BD">
        <w:t xml:space="preserve">Desta </w:t>
      </w:r>
      <w:proofErr w:type="spellStart"/>
      <w:r w:rsidRPr="00B942BD">
        <w:t>perspetiva</w:t>
      </w:r>
      <w:proofErr w:type="spellEnd"/>
      <w:r w:rsidRPr="00B942BD">
        <w:t xml:space="preserve">, </w:t>
      </w:r>
      <w:proofErr w:type="spellStart"/>
      <w:r w:rsidRPr="00B942BD">
        <w:t>evidencia</w:t>
      </w:r>
      <w:proofErr w:type="spellEnd"/>
      <w:r w:rsidRPr="00B942BD">
        <w:t>-</w:t>
      </w:r>
      <w:proofErr w:type="spellStart"/>
      <w:r w:rsidRPr="00B942BD">
        <w:t>se a</w:t>
      </w:r>
      <w:proofErr w:type="spellEnd"/>
      <w:r w:rsidRPr="00B942BD">
        <w:t xml:space="preserve"> separação entre a interface do utilizador e os módulos centrais de gestão — gestão de encomendas e gestão de veículos — coordenados por um Sistema Central.</w:t>
      </w:r>
    </w:p>
    <w:p w14:paraId="5E916B94" w14:textId="6DEF4550" w:rsidR="00403BDF" w:rsidRDefault="005D1EBC" w:rsidP="00C82D18">
      <w:pPr>
        <w:spacing w:before="180" w:after="60"/>
        <w:ind w:left="-284"/>
        <w:jc w:val="center"/>
      </w:pPr>
      <w:del w:id="293" w:author="Masembo Jumesio Da Silva Zola" w:date="2026-05-17T22:58:00Z" w16du:dateUtc="2026-05-17T21:58:00Z">
        <w:r>
          <w:rPr>
            <w:noProof/>
          </w:rPr>
          <w:drawing>
            <wp:inline distT="0" distB="0" distL="0" distR="0" wp14:anchorId="5993A2E9" wp14:editId="726BC1EF">
              <wp:extent cx="4394200" cy="3369310"/>
              <wp:effectExtent l="0" t="0" r="6350" b="2540"/>
              <wp:docPr id="58806831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94200" cy="3369310"/>
                      </a:xfrm>
                      <a:prstGeom prst="rect">
                        <a:avLst/>
                      </a:prstGeom>
                      <a:noFill/>
                      <a:ln>
                        <a:noFill/>
                      </a:ln>
                    </pic:spPr>
                  </pic:pic>
                </a:graphicData>
              </a:graphic>
            </wp:inline>
          </w:drawing>
        </w:r>
      </w:del>
      <w:ins w:id="294" w:author="Masembo Jumesio Da Silva Zola" w:date="2026-05-17T22:58:00Z" w16du:dateUtc="2026-05-17T21:58:00Z">
        <w:r w:rsidR="00B70A2A" w:rsidRPr="00B70A2A">
          <w:t xml:space="preserve"> </w:t>
        </w:r>
        <w:r w:rsidR="00B70A2A">
          <w:rPr>
            <w:noProof/>
          </w:rPr>
          <w:drawing>
            <wp:inline distT="0" distB="0" distL="0" distR="0" wp14:anchorId="161969BD" wp14:editId="42C45E1C">
              <wp:extent cx="4464685" cy="2352675"/>
              <wp:effectExtent l="0" t="0" r="0" b="9525"/>
              <wp:docPr id="985713491"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7962"/>
                      <a:stretch>
                        <a:fillRect/>
                      </a:stretch>
                    </pic:blipFill>
                    <pic:spPr bwMode="auto">
                      <a:xfrm>
                        <a:off x="0" y="0"/>
                        <a:ext cx="4479596" cy="2360532"/>
                      </a:xfrm>
                      <a:prstGeom prst="rect">
                        <a:avLst/>
                      </a:prstGeom>
                      <a:noFill/>
                      <a:ln>
                        <a:noFill/>
                      </a:ln>
                      <a:extLst>
                        <a:ext uri="{53640926-AAD7-44D8-BBD7-CCE9431645EC}">
                          <a14:shadowObscured xmlns:a14="http://schemas.microsoft.com/office/drawing/2010/main"/>
                        </a:ext>
                      </a:extLst>
                    </pic:spPr>
                  </pic:pic>
                </a:graphicData>
              </a:graphic>
            </wp:inline>
          </w:drawing>
        </w:r>
      </w:ins>
      <w:del w:id="295" w:author="Masembo Jumesio Da Silva Zola" w:date="2026-05-17T22:58:00Z" w16du:dateUtc="2026-05-17T21:58:00Z">
        <w:r w:rsidR="00111DA1">
          <w:rPr>
            <w:noProof/>
          </w:rPr>
          <w:drawing>
            <wp:inline distT="0" distB="0" distL="0" distR="0" wp14:anchorId="42E2C569" wp14:editId="10BC3260">
              <wp:extent cx="4191000" cy="1790700"/>
              <wp:effectExtent l="0" t="0" r="0" b="0"/>
              <wp:docPr id="712013415" name="Picture 712013415">
                <a:extLst xmlns:a="http://schemas.openxmlformats.org/drawingml/2006/main">
                  <a:ext uri="{FF2B5EF4-FFF2-40B4-BE49-F238E27FC236}">
                    <a16:creationId xmlns:a16="http://schemas.microsoft.com/office/drawing/2014/main" id="{846827BD-0144-4CD4-A95F-7A521F3E24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1790700"/>
                      </a:xfrm>
                      <a:prstGeom prst="rect">
                        <a:avLst/>
                      </a:prstGeom>
                    </pic:spPr>
                  </pic:pic>
                </a:graphicData>
              </a:graphic>
            </wp:inline>
          </w:drawing>
        </w:r>
      </w:del>
    </w:p>
    <w:p w14:paraId="0BD8F2E5" w14:textId="06E02EB6" w:rsidR="00403BDF" w:rsidRPr="00B942BD" w:rsidRDefault="00111DA1" w:rsidP="00C82D18">
      <w:pPr>
        <w:spacing w:before="120" w:after="240"/>
        <w:ind w:left="-284"/>
        <w:jc w:val="center"/>
      </w:pPr>
      <w:r w:rsidRPr="00B942BD">
        <w:rPr>
          <w:b/>
          <w:sz w:val="18"/>
          <w:szCs w:val="18"/>
        </w:rPr>
        <w:t>Fig. 1</w:t>
      </w:r>
      <w:ins w:id="296" w:author="Mário Adérito Kumolehã Figueira" w:date="2026-05-17T23:20:00Z" w16du:dateUtc="2026-05-17T22:20:00Z">
        <w:r w:rsidR="00347728">
          <w:rPr>
            <w:b/>
            <w:sz w:val="18"/>
            <w:szCs w:val="18"/>
          </w:rPr>
          <w:t>3</w:t>
        </w:r>
      </w:ins>
      <w:del w:id="297" w:author="Mário Adérito Kumolehã Figueira" w:date="2026-05-17T23:20:00Z" w16du:dateUtc="2026-05-17T22:20:00Z">
        <w:r w:rsidRPr="00B942BD" w:rsidDel="00347728">
          <w:rPr>
            <w:b/>
            <w:sz w:val="18"/>
            <w:szCs w:val="18"/>
          </w:rPr>
          <w:delText>1</w:delText>
        </w:r>
      </w:del>
      <w:r w:rsidRPr="00B942BD">
        <w:rPr>
          <w:b/>
          <w:sz w:val="18"/>
          <w:szCs w:val="18"/>
        </w:rPr>
        <w:t xml:space="preserve">. </w:t>
      </w:r>
      <w:r w:rsidRPr="00B942BD">
        <w:rPr>
          <w:sz w:val="18"/>
          <w:szCs w:val="18"/>
        </w:rPr>
        <w:t>Diagrama de componentes do sistema.</w:t>
      </w:r>
    </w:p>
    <w:p w14:paraId="1CEB04C6" w14:textId="77777777" w:rsidR="00403BDF" w:rsidRPr="00B942BD" w:rsidRDefault="00111DA1" w:rsidP="00C82D18">
      <w:pPr>
        <w:keepNext/>
        <w:spacing w:before="240" w:after="120"/>
        <w:ind w:left="-284"/>
      </w:pPr>
      <w:r w:rsidRPr="00B942BD">
        <w:rPr>
          <w:b/>
        </w:rPr>
        <w:t>8.7</w:t>
      </w:r>
      <w:r w:rsidRPr="00B942BD">
        <w:tab/>
      </w:r>
      <w:r w:rsidRPr="00B942BD">
        <w:rPr>
          <w:b/>
        </w:rPr>
        <w:t>Diagrama de Instalação</w:t>
      </w:r>
    </w:p>
    <w:p w14:paraId="7F22E1A3" w14:textId="2FB2690B" w:rsidR="00403BDF" w:rsidRPr="002312D3" w:rsidRDefault="00111DA1" w:rsidP="00C82D18">
      <w:pPr>
        <w:spacing w:after="120"/>
        <w:ind w:left="-284"/>
        <w:jc w:val="both"/>
        <w:rPr>
          <w:lang w:val="pt-BR"/>
          <w:rPrChange w:id="298" w:author="Mário Adérito Kumolehã Figueira" w:date="2026-05-17T23:20:00Z" w16du:dateUtc="2026-05-17T22:20:00Z">
            <w:rPr/>
          </w:rPrChange>
        </w:rPr>
      </w:pPr>
      <w:r w:rsidRPr="00B942BD">
        <w:t xml:space="preserve">Finalmente, o diagrama de instalação (deployment diagram) representa a distribuição física dos componentes de software pelos dispositivos de hardware onde serão executados. </w:t>
      </w:r>
      <w:r w:rsidRPr="002312D3">
        <w:rPr>
          <w:lang w:val="pt-BR"/>
          <w:rPrChange w:id="299" w:author="Mário Adérito Kumolehã Figueira" w:date="2026-05-17T23:20:00Z" w16du:dateUtc="2026-05-17T22:20:00Z">
            <w:rPr/>
          </w:rPrChange>
        </w:rPr>
        <w:t>Uma vez que o sistema é uma aplicação local em C++, executada em modo de consola, o diagrama de instalação é relativamente simples, como se verifica na Fig. 1</w:t>
      </w:r>
      <w:ins w:id="300" w:author="Mário Adérito Kumolehã Figueira" w:date="2026-05-17T23:20:00Z" w16du:dateUtc="2026-05-17T22:20:00Z">
        <w:r w:rsidR="002312D3">
          <w:rPr>
            <w:lang w:val="pt-BR"/>
          </w:rPr>
          <w:t>4</w:t>
        </w:r>
      </w:ins>
      <w:del w:id="301" w:author="Mário Adérito Kumolehã Figueira" w:date="2026-05-17T23:20:00Z" w16du:dateUtc="2026-05-17T22:20:00Z">
        <w:r w:rsidRPr="002312D3" w:rsidDel="002312D3">
          <w:rPr>
            <w:lang w:val="pt-BR"/>
            <w:rPrChange w:id="302" w:author="Mário Adérito Kumolehã Figueira" w:date="2026-05-17T23:20:00Z" w16du:dateUtc="2026-05-17T22:20:00Z">
              <w:rPr/>
            </w:rPrChange>
          </w:rPr>
          <w:delText>2</w:delText>
        </w:r>
      </w:del>
      <w:r w:rsidRPr="002312D3">
        <w:rPr>
          <w:lang w:val="pt-BR"/>
          <w:rPrChange w:id="303" w:author="Mário Adérito Kumolehã Figueira" w:date="2026-05-17T23:20:00Z" w16du:dateUtc="2026-05-17T22:20:00Z">
            <w:rPr/>
          </w:rPrChange>
        </w:rPr>
        <w:t>: a aplicação correrá integralmente no computador do utilizador, sem necessidade de infraestrutura de rede ou de servidores externos.</w:t>
      </w:r>
    </w:p>
    <w:p w14:paraId="783735E1" w14:textId="77777777" w:rsidR="00403BDF" w:rsidRDefault="00111DA1" w:rsidP="00C82D18">
      <w:pPr>
        <w:spacing w:before="180" w:after="60"/>
        <w:ind w:left="-284"/>
        <w:jc w:val="center"/>
      </w:pPr>
      <w:r>
        <w:rPr>
          <w:noProof/>
        </w:rPr>
        <w:drawing>
          <wp:inline distT="0" distB="0" distL="0" distR="0" wp14:anchorId="1EE54F90" wp14:editId="5E2A141D">
            <wp:extent cx="4191000" cy="857250"/>
            <wp:effectExtent l="0" t="0" r="0" b="0"/>
            <wp:docPr id="208311625" name="Picture 208311625">
              <a:extLst xmlns:a="http://schemas.openxmlformats.org/drawingml/2006/main">
                <a:ext uri="{FF2B5EF4-FFF2-40B4-BE49-F238E27FC236}">
                  <a16:creationId xmlns:a16="http://schemas.microsoft.com/office/drawing/2014/main" id="{C476B19B-A6A0-450C-B63C-2540D00F4F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857250"/>
                    </a:xfrm>
                    <a:prstGeom prst="rect">
                      <a:avLst/>
                    </a:prstGeom>
                  </pic:spPr>
                </pic:pic>
              </a:graphicData>
            </a:graphic>
          </wp:inline>
        </w:drawing>
      </w:r>
    </w:p>
    <w:p w14:paraId="791AE8C1" w14:textId="2D5F932B" w:rsidR="00403BDF" w:rsidRDefault="00111DA1" w:rsidP="00C82D18">
      <w:pPr>
        <w:spacing w:before="120" w:after="240"/>
        <w:ind w:left="-284"/>
        <w:jc w:val="center"/>
        <w:rPr>
          <w:sz w:val="18"/>
          <w:szCs w:val="18"/>
        </w:rPr>
      </w:pPr>
      <w:r w:rsidRPr="00B942BD">
        <w:rPr>
          <w:b/>
          <w:sz w:val="18"/>
          <w:szCs w:val="18"/>
        </w:rPr>
        <w:t>Fig. 1</w:t>
      </w:r>
      <w:ins w:id="304" w:author="Mário Adérito Kumolehã Figueira" w:date="2026-05-17T23:20:00Z" w16du:dateUtc="2026-05-17T22:20:00Z">
        <w:r w:rsidR="002312D3">
          <w:rPr>
            <w:b/>
            <w:sz w:val="18"/>
            <w:szCs w:val="18"/>
          </w:rPr>
          <w:t>4</w:t>
        </w:r>
      </w:ins>
      <w:del w:id="305" w:author="Mário Adérito Kumolehã Figueira" w:date="2026-05-17T23:20:00Z" w16du:dateUtc="2026-05-17T22:20:00Z">
        <w:r w:rsidRPr="00B942BD" w:rsidDel="002312D3">
          <w:rPr>
            <w:b/>
            <w:sz w:val="18"/>
            <w:szCs w:val="18"/>
          </w:rPr>
          <w:delText>2</w:delText>
        </w:r>
      </w:del>
      <w:r w:rsidRPr="00B942BD">
        <w:rPr>
          <w:b/>
          <w:sz w:val="18"/>
          <w:szCs w:val="18"/>
        </w:rPr>
        <w:t xml:space="preserve">. </w:t>
      </w:r>
      <w:proofErr w:type="spellStart"/>
      <w:r w:rsidRPr="00B942BD">
        <w:rPr>
          <w:sz w:val="18"/>
          <w:szCs w:val="18"/>
        </w:rPr>
        <w:t>Diagrama</w:t>
      </w:r>
      <w:proofErr w:type="spellEnd"/>
      <w:r w:rsidRPr="00B942BD">
        <w:rPr>
          <w:sz w:val="18"/>
          <w:szCs w:val="18"/>
        </w:rPr>
        <w:t xml:space="preserve"> de </w:t>
      </w:r>
      <w:proofErr w:type="spellStart"/>
      <w:r w:rsidRPr="00B942BD">
        <w:rPr>
          <w:sz w:val="18"/>
          <w:szCs w:val="18"/>
        </w:rPr>
        <w:t>instalação</w:t>
      </w:r>
      <w:proofErr w:type="spellEnd"/>
      <w:r w:rsidRPr="00B942BD">
        <w:rPr>
          <w:sz w:val="18"/>
          <w:szCs w:val="18"/>
        </w:rPr>
        <w:t xml:space="preserve"> do </w:t>
      </w:r>
      <w:proofErr w:type="spellStart"/>
      <w:r w:rsidRPr="00B942BD">
        <w:rPr>
          <w:sz w:val="18"/>
          <w:szCs w:val="18"/>
        </w:rPr>
        <w:t>sistema</w:t>
      </w:r>
      <w:proofErr w:type="spellEnd"/>
      <w:r w:rsidRPr="00B942BD">
        <w:rPr>
          <w:sz w:val="18"/>
          <w:szCs w:val="18"/>
        </w:rPr>
        <w:t>.</w:t>
      </w:r>
    </w:p>
    <w:p w14:paraId="4AA566C9" w14:textId="1FBA8B20" w:rsidR="00685FAD" w:rsidRPr="005B4068" w:rsidRDefault="00685FAD" w:rsidP="009B5808">
      <w:pPr>
        <w:keepNext/>
        <w:spacing w:before="360" w:after="180"/>
        <w:ind w:left="-284"/>
        <w:rPr>
          <w:bCs/>
          <w:sz w:val="24"/>
          <w:szCs w:val="24"/>
          <w:lang w:val="pt-BR"/>
        </w:rPr>
      </w:pPr>
      <w:r w:rsidRPr="005B4068">
        <w:rPr>
          <w:b/>
          <w:bCs/>
          <w:sz w:val="24"/>
          <w:szCs w:val="24"/>
          <w:lang w:val="pt-BR"/>
        </w:rPr>
        <w:t>9</w:t>
      </w:r>
      <w:r w:rsidRPr="005B4068">
        <w:rPr>
          <w:b/>
          <w:bCs/>
          <w:sz w:val="24"/>
          <w:szCs w:val="24"/>
          <w:lang w:val="pt-BR"/>
        </w:rPr>
        <w:tab/>
        <w:t>Implementação</w:t>
      </w:r>
      <w:r w:rsidR="005B4068" w:rsidRPr="005B4068">
        <w:rPr>
          <w:b/>
          <w:bCs/>
          <w:sz w:val="24"/>
          <w:szCs w:val="24"/>
          <w:lang w:val="pt-BR"/>
        </w:rPr>
        <w:t xml:space="preserve"> </w:t>
      </w:r>
    </w:p>
    <w:p w14:paraId="2CF2BB9F" w14:textId="3E1D1D91" w:rsidR="00685FAD" w:rsidRPr="005B4068" w:rsidRDefault="000C6B9E" w:rsidP="00685FAD">
      <w:pPr>
        <w:keepNext/>
        <w:spacing w:before="240" w:after="120"/>
        <w:ind w:left="-284"/>
        <w:rPr>
          <w:b/>
          <w:lang w:val="pt-BR"/>
        </w:rPr>
      </w:pPr>
      <w:r w:rsidRPr="005B4068">
        <w:rPr>
          <w:b/>
          <w:bCs/>
          <w:lang w:val="pt-BR"/>
        </w:rPr>
        <w:t>9</w:t>
      </w:r>
      <w:r w:rsidR="00685FAD" w:rsidRPr="005B4068">
        <w:rPr>
          <w:b/>
          <w:bCs/>
          <w:lang w:val="pt-BR"/>
        </w:rPr>
        <w:t>.</w:t>
      </w:r>
      <w:r w:rsidRPr="005B4068">
        <w:rPr>
          <w:b/>
          <w:bCs/>
          <w:lang w:val="pt-BR"/>
        </w:rPr>
        <w:t>1</w:t>
      </w:r>
      <w:r w:rsidR="00685FAD" w:rsidRPr="005B4068">
        <w:rPr>
          <w:lang w:val="pt-BR"/>
        </w:rPr>
        <w:tab/>
      </w:r>
      <w:r w:rsidRPr="005B4068">
        <w:rPr>
          <w:b/>
          <w:bCs/>
          <w:lang w:val="pt-BR"/>
        </w:rPr>
        <w:t>Estrutura do Projeto</w:t>
      </w:r>
    </w:p>
    <w:p w14:paraId="002C8473" w14:textId="2A379AE2" w:rsidR="00212290" w:rsidRPr="00697FAF" w:rsidRDefault="00212290" w:rsidP="00697FAF">
      <w:pPr>
        <w:keepNext/>
        <w:spacing w:before="240" w:after="120"/>
        <w:ind w:left="-284"/>
        <w:rPr>
          <w:b/>
        </w:rPr>
      </w:pPr>
      <w:proofErr w:type="gramStart"/>
      <w:r w:rsidRPr="00212290">
        <w:t>A</w:t>
      </w:r>
      <w:proofErr w:type="gramEnd"/>
      <w:r w:rsidRPr="00212290">
        <w:t xml:space="preserve"> </w:t>
      </w:r>
      <w:proofErr w:type="spellStart"/>
      <w:r w:rsidRPr="00212290">
        <w:t>implementação</w:t>
      </w:r>
      <w:proofErr w:type="spellEnd"/>
      <w:r w:rsidRPr="00212290">
        <w:t xml:space="preserve"> do </w:t>
      </w:r>
      <w:proofErr w:type="spellStart"/>
      <w:r w:rsidRPr="00212290">
        <w:t>sistema</w:t>
      </w:r>
      <w:proofErr w:type="spellEnd"/>
      <w:r w:rsidRPr="00212290">
        <w:t xml:space="preserve"> </w:t>
      </w:r>
      <w:proofErr w:type="spellStart"/>
      <w:r w:rsidRPr="00212290">
        <w:t>foi</w:t>
      </w:r>
      <w:proofErr w:type="spellEnd"/>
      <w:r w:rsidRPr="00212290">
        <w:t xml:space="preserve"> </w:t>
      </w:r>
      <w:proofErr w:type="spellStart"/>
      <w:r w:rsidRPr="00212290">
        <w:t>desenvolvida</w:t>
      </w:r>
      <w:proofErr w:type="spellEnd"/>
      <w:r w:rsidRPr="00212290">
        <w:t xml:space="preserve"> </w:t>
      </w:r>
      <w:proofErr w:type="spellStart"/>
      <w:r w:rsidRPr="00212290">
        <w:t>em</w:t>
      </w:r>
      <w:proofErr w:type="spellEnd"/>
      <w:r w:rsidRPr="00212290">
        <w:t xml:space="preserve"> </w:t>
      </w:r>
      <w:proofErr w:type="spellStart"/>
      <w:r w:rsidRPr="00212290">
        <w:t>linguagem</w:t>
      </w:r>
      <w:proofErr w:type="spellEnd"/>
      <w:r w:rsidRPr="00212290">
        <w:t xml:space="preserve"> C++, </w:t>
      </w:r>
      <w:proofErr w:type="spellStart"/>
      <w:r w:rsidRPr="00212290">
        <w:t>seguindo</w:t>
      </w:r>
      <w:proofErr w:type="spellEnd"/>
      <w:r w:rsidRPr="00212290">
        <w:t xml:space="preserve"> </w:t>
      </w:r>
      <w:proofErr w:type="spellStart"/>
      <w:r w:rsidRPr="00212290">
        <w:t>uma</w:t>
      </w:r>
      <w:proofErr w:type="spellEnd"/>
      <w:r w:rsidRPr="00212290">
        <w:t xml:space="preserve"> </w:t>
      </w:r>
      <w:proofErr w:type="spellStart"/>
      <w:r w:rsidRPr="00212290">
        <w:t>organização</w:t>
      </w:r>
      <w:proofErr w:type="spellEnd"/>
      <w:r w:rsidRPr="00212290">
        <w:t xml:space="preserve"> modular </w:t>
      </w:r>
      <w:proofErr w:type="spellStart"/>
      <w:r w:rsidRPr="00212290">
        <w:t>coerente</w:t>
      </w:r>
      <w:proofErr w:type="spellEnd"/>
      <w:r w:rsidRPr="00212290">
        <w:t xml:space="preserve"> com </w:t>
      </w:r>
      <w:proofErr w:type="spellStart"/>
      <w:r w:rsidRPr="00212290">
        <w:t>os</w:t>
      </w:r>
      <w:proofErr w:type="spellEnd"/>
      <w:r w:rsidRPr="00212290">
        <w:t xml:space="preserve"> </w:t>
      </w:r>
      <w:proofErr w:type="spellStart"/>
      <w:r w:rsidRPr="00212290">
        <w:t>princípios</w:t>
      </w:r>
      <w:proofErr w:type="spellEnd"/>
      <w:r w:rsidRPr="00212290">
        <w:t xml:space="preserve"> </w:t>
      </w:r>
      <w:proofErr w:type="spellStart"/>
      <w:r w:rsidRPr="00212290">
        <w:t>definidos</w:t>
      </w:r>
      <w:proofErr w:type="spellEnd"/>
      <w:r w:rsidRPr="00212290">
        <w:t xml:space="preserve"> </w:t>
      </w:r>
      <w:proofErr w:type="spellStart"/>
      <w:r w:rsidRPr="00212290">
        <w:t>na</w:t>
      </w:r>
      <w:proofErr w:type="spellEnd"/>
      <w:r w:rsidRPr="00212290">
        <w:t xml:space="preserve"> </w:t>
      </w:r>
      <w:proofErr w:type="spellStart"/>
      <w:r w:rsidRPr="00212290">
        <w:t>fase</w:t>
      </w:r>
      <w:proofErr w:type="spellEnd"/>
      <w:r w:rsidRPr="00212290">
        <w:t xml:space="preserve"> de </w:t>
      </w:r>
      <w:proofErr w:type="spellStart"/>
      <w:r w:rsidRPr="00212290">
        <w:t>desenho</w:t>
      </w:r>
      <w:proofErr w:type="spellEnd"/>
      <w:r w:rsidRPr="00212290">
        <w:t xml:space="preserve">. O </w:t>
      </w:r>
      <w:proofErr w:type="spellStart"/>
      <w:r w:rsidRPr="00212290">
        <w:t>projeto</w:t>
      </w:r>
      <w:proofErr w:type="spellEnd"/>
      <w:r w:rsidRPr="00212290">
        <w:t xml:space="preserve"> </w:t>
      </w:r>
      <w:proofErr w:type="spellStart"/>
      <w:r w:rsidRPr="00212290">
        <w:t>encontra</w:t>
      </w:r>
      <w:proofErr w:type="spellEnd"/>
      <w:r w:rsidRPr="00212290">
        <w:t xml:space="preserve">-se </w:t>
      </w:r>
      <w:proofErr w:type="spellStart"/>
      <w:r w:rsidRPr="00212290">
        <w:t>estruturado</w:t>
      </w:r>
      <w:proofErr w:type="spellEnd"/>
      <w:r w:rsidRPr="00212290">
        <w:t xml:space="preserve"> </w:t>
      </w:r>
      <w:proofErr w:type="spellStart"/>
      <w:r w:rsidRPr="00212290">
        <w:t>em</w:t>
      </w:r>
      <w:proofErr w:type="spellEnd"/>
      <w:r w:rsidRPr="00212290">
        <w:t xml:space="preserve"> </w:t>
      </w:r>
      <w:proofErr w:type="spellStart"/>
      <w:r w:rsidRPr="00212290">
        <w:t>várias</w:t>
      </w:r>
      <w:proofErr w:type="spellEnd"/>
      <w:r w:rsidRPr="00212290">
        <w:t xml:space="preserve"> </w:t>
      </w:r>
      <w:proofErr w:type="spellStart"/>
      <w:r w:rsidRPr="00212290">
        <w:t>camadas</w:t>
      </w:r>
      <w:proofErr w:type="spellEnd"/>
      <w:r w:rsidRPr="00212290">
        <w:t xml:space="preserve">, </w:t>
      </w:r>
      <w:proofErr w:type="spellStart"/>
      <w:r w:rsidRPr="00212290">
        <w:t>refletindo</w:t>
      </w:r>
      <w:proofErr w:type="spellEnd"/>
      <w:r w:rsidRPr="00212290">
        <w:t xml:space="preserve"> </w:t>
      </w:r>
      <w:proofErr w:type="spellStart"/>
      <w:r w:rsidRPr="00212290">
        <w:t>diretamente</w:t>
      </w:r>
      <w:proofErr w:type="spellEnd"/>
      <w:r w:rsidRPr="00212290">
        <w:t xml:space="preserve"> o </w:t>
      </w:r>
      <w:proofErr w:type="spellStart"/>
      <w:r w:rsidRPr="00212290">
        <w:t>diagrama</w:t>
      </w:r>
      <w:proofErr w:type="spellEnd"/>
      <w:r w:rsidRPr="00212290">
        <w:t xml:space="preserve"> de </w:t>
      </w:r>
      <w:proofErr w:type="spellStart"/>
      <w:r w:rsidRPr="00212290">
        <w:t>pacotes</w:t>
      </w:r>
      <w:proofErr w:type="spellEnd"/>
      <w:r w:rsidRPr="00212290">
        <w:t xml:space="preserve"> </w:t>
      </w:r>
      <w:proofErr w:type="spellStart"/>
      <w:r w:rsidRPr="00212290">
        <w:t>apresentado</w:t>
      </w:r>
      <w:proofErr w:type="spellEnd"/>
      <w:r w:rsidRPr="00212290">
        <w:t xml:space="preserve"> </w:t>
      </w:r>
      <w:proofErr w:type="spellStart"/>
      <w:r w:rsidRPr="00212290">
        <w:t>anteriormente</w:t>
      </w:r>
      <w:proofErr w:type="spellEnd"/>
      <w:r w:rsidRPr="00212290">
        <w:t>.</w:t>
      </w:r>
      <w:r w:rsidR="00AF0B10">
        <w:t xml:space="preserve"> </w:t>
      </w:r>
      <w:proofErr w:type="gramStart"/>
      <w:r w:rsidRPr="00212290">
        <w:t>A</w:t>
      </w:r>
      <w:proofErr w:type="gramEnd"/>
      <w:r w:rsidRPr="00212290">
        <w:t xml:space="preserve"> </w:t>
      </w:r>
      <w:proofErr w:type="spellStart"/>
      <w:r w:rsidRPr="00212290">
        <w:t>estrutura</w:t>
      </w:r>
      <w:proofErr w:type="spellEnd"/>
      <w:r w:rsidRPr="00212290">
        <w:t xml:space="preserve"> principal do </w:t>
      </w:r>
      <w:proofErr w:type="spellStart"/>
      <w:r w:rsidRPr="00212290">
        <w:t>código</w:t>
      </w:r>
      <w:proofErr w:type="spellEnd"/>
      <w:r w:rsidRPr="00212290">
        <w:t xml:space="preserve"> </w:t>
      </w:r>
      <w:proofErr w:type="spellStart"/>
      <w:r w:rsidRPr="00212290">
        <w:t>encontra</w:t>
      </w:r>
      <w:proofErr w:type="spellEnd"/>
      <w:r w:rsidRPr="00212290">
        <w:t xml:space="preserve">-se </w:t>
      </w:r>
      <w:proofErr w:type="spellStart"/>
      <w:r w:rsidRPr="00212290">
        <w:t>organizada</w:t>
      </w:r>
      <w:proofErr w:type="spellEnd"/>
      <w:r w:rsidRPr="00212290">
        <w:t xml:space="preserve"> </w:t>
      </w:r>
      <w:proofErr w:type="spellStart"/>
      <w:r w:rsidRPr="00212290">
        <w:t>na</w:t>
      </w:r>
      <w:proofErr w:type="spellEnd"/>
      <w:r w:rsidRPr="00212290">
        <w:t xml:space="preserve"> </w:t>
      </w:r>
      <w:proofErr w:type="spellStart"/>
      <w:r w:rsidRPr="00212290">
        <w:t>diretoria</w:t>
      </w:r>
      <w:proofErr w:type="spellEnd"/>
      <w:r w:rsidRPr="00212290">
        <w:t xml:space="preserve"> </w:t>
      </w:r>
      <w:proofErr w:type="spellStart"/>
      <w:r w:rsidRPr="00212290">
        <w:rPr>
          <w:i/>
        </w:rPr>
        <w:t>src</w:t>
      </w:r>
      <w:proofErr w:type="spellEnd"/>
      <w:r w:rsidRPr="00212290">
        <w:rPr>
          <w:i/>
        </w:rPr>
        <w:t>/</w:t>
      </w:r>
      <w:r w:rsidRPr="00212290">
        <w:t xml:space="preserve">, </w:t>
      </w:r>
      <w:proofErr w:type="spellStart"/>
      <w:r w:rsidRPr="00212290">
        <w:t>contendo</w:t>
      </w:r>
      <w:proofErr w:type="spellEnd"/>
      <w:r w:rsidRPr="00212290">
        <w:t xml:space="preserve"> </w:t>
      </w:r>
      <w:proofErr w:type="spellStart"/>
      <w:r w:rsidRPr="00212290">
        <w:t>diferentes</w:t>
      </w:r>
      <w:proofErr w:type="spellEnd"/>
      <w:r w:rsidRPr="00212290">
        <w:t xml:space="preserve"> </w:t>
      </w:r>
      <w:proofErr w:type="spellStart"/>
      <w:r w:rsidRPr="00212290">
        <w:t>subpastas</w:t>
      </w:r>
      <w:proofErr w:type="spellEnd"/>
      <w:r w:rsidRPr="00212290">
        <w:t xml:space="preserve"> com </w:t>
      </w:r>
      <w:proofErr w:type="spellStart"/>
      <w:r w:rsidRPr="00212290">
        <w:t>responsabilidades</w:t>
      </w:r>
      <w:proofErr w:type="spellEnd"/>
      <w:r w:rsidRPr="00212290">
        <w:t xml:space="preserve"> </w:t>
      </w:r>
      <w:proofErr w:type="spellStart"/>
      <w:r w:rsidRPr="00212290">
        <w:t>bem</w:t>
      </w:r>
      <w:proofErr w:type="spellEnd"/>
      <w:r w:rsidRPr="00212290">
        <w:t xml:space="preserve"> </w:t>
      </w:r>
      <w:proofErr w:type="spellStart"/>
      <w:r w:rsidRPr="00212290">
        <w:t>definidas</w:t>
      </w:r>
      <w:proofErr w:type="spellEnd"/>
      <w:r w:rsidRPr="00212290">
        <w:t>:</w:t>
      </w:r>
    </w:p>
    <w:p w14:paraId="46E1E248" w14:textId="77777777" w:rsidR="00212290" w:rsidRPr="00212290" w:rsidRDefault="00212290" w:rsidP="007A624B">
      <w:pPr>
        <w:ind w:left="-284"/>
        <w:jc w:val="both"/>
      </w:pPr>
      <w:r w:rsidRPr="00212290">
        <w:rPr>
          <w:i/>
          <w:iCs/>
        </w:rPr>
        <w:t>main.cpp</w:t>
      </w:r>
      <w:r w:rsidRPr="00212290">
        <w:t xml:space="preserve">, </w:t>
      </w:r>
      <w:proofErr w:type="spellStart"/>
      <w:r w:rsidRPr="00212290">
        <w:t>correspondente</w:t>
      </w:r>
      <w:proofErr w:type="spellEnd"/>
      <w:r w:rsidRPr="00212290">
        <w:t xml:space="preserve"> à interface de </w:t>
      </w:r>
      <w:proofErr w:type="spellStart"/>
      <w:proofErr w:type="gramStart"/>
      <w:r w:rsidRPr="00212290">
        <w:t>utilizador</w:t>
      </w:r>
      <w:proofErr w:type="spellEnd"/>
      <w:r w:rsidRPr="00212290">
        <w:t>;</w:t>
      </w:r>
      <w:proofErr w:type="gramEnd"/>
    </w:p>
    <w:p w14:paraId="62B2B377" w14:textId="77777777" w:rsidR="00212290" w:rsidRPr="00212290" w:rsidRDefault="00212290" w:rsidP="007A624B">
      <w:pPr>
        <w:ind w:left="-284"/>
        <w:jc w:val="both"/>
      </w:pPr>
      <w:r w:rsidRPr="00212290">
        <w:rPr>
          <w:i/>
          <w:iCs/>
        </w:rPr>
        <w:t>controller/</w:t>
      </w:r>
      <w:r w:rsidRPr="00212290">
        <w:t xml:space="preserve">, </w:t>
      </w:r>
      <w:proofErr w:type="spellStart"/>
      <w:r w:rsidRPr="00212290">
        <w:t>onde</w:t>
      </w:r>
      <w:proofErr w:type="spellEnd"/>
      <w:r w:rsidRPr="00212290">
        <w:t xml:space="preserve"> se </w:t>
      </w:r>
      <w:proofErr w:type="spellStart"/>
      <w:r w:rsidRPr="00212290">
        <w:t>encontra</w:t>
      </w:r>
      <w:proofErr w:type="spellEnd"/>
      <w:r w:rsidRPr="00212290">
        <w:t xml:space="preserve"> a </w:t>
      </w:r>
      <w:proofErr w:type="spellStart"/>
      <w:r w:rsidRPr="00212290">
        <w:t>classe</w:t>
      </w:r>
      <w:proofErr w:type="spellEnd"/>
      <w:r w:rsidRPr="00212290">
        <w:t xml:space="preserve"> </w:t>
      </w:r>
      <w:proofErr w:type="gramStart"/>
      <w:r w:rsidRPr="00212290">
        <w:t>Sistema;</w:t>
      </w:r>
      <w:proofErr w:type="gramEnd"/>
    </w:p>
    <w:p w14:paraId="7C9BBF5B" w14:textId="77777777" w:rsidR="00212290" w:rsidRPr="00212290" w:rsidRDefault="00212290" w:rsidP="007A624B">
      <w:pPr>
        <w:ind w:left="-284"/>
        <w:jc w:val="both"/>
      </w:pPr>
      <w:r w:rsidRPr="00212290">
        <w:rPr>
          <w:i/>
          <w:iCs/>
        </w:rPr>
        <w:t>domain/</w:t>
      </w:r>
      <w:r w:rsidRPr="00212290">
        <w:t xml:space="preserve">, </w:t>
      </w:r>
      <w:proofErr w:type="spellStart"/>
      <w:r w:rsidRPr="00212290">
        <w:t>contendo</w:t>
      </w:r>
      <w:proofErr w:type="spellEnd"/>
      <w:r w:rsidRPr="00212290">
        <w:t xml:space="preserve"> as </w:t>
      </w:r>
      <w:proofErr w:type="spellStart"/>
      <w:r w:rsidRPr="00212290">
        <w:t>entidades</w:t>
      </w:r>
      <w:proofErr w:type="spellEnd"/>
      <w:r w:rsidRPr="00212290">
        <w:t xml:space="preserve"> do </w:t>
      </w:r>
      <w:proofErr w:type="spellStart"/>
      <w:proofErr w:type="gramStart"/>
      <w:r w:rsidRPr="00212290">
        <w:t>domínio</w:t>
      </w:r>
      <w:proofErr w:type="spellEnd"/>
      <w:r w:rsidRPr="00212290">
        <w:t>;</w:t>
      </w:r>
      <w:proofErr w:type="gramEnd"/>
    </w:p>
    <w:p w14:paraId="7E09122C" w14:textId="77777777" w:rsidR="00212290" w:rsidRPr="00212290" w:rsidRDefault="00212290" w:rsidP="007A624B">
      <w:pPr>
        <w:ind w:left="-284"/>
        <w:jc w:val="both"/>
      </w:pPr>
      <w:r w:rsidRPr="00212290">
        <w:rPr>
          <w:i/>
          <w:iCs/>
        </w:rPr>
        <w:t>repository/</w:t>
      </w:r>
      <w:r w:rsidRPr="00212290">
        <w:t xml:space="preserve">, </w:t>
      </w:r>
      <w:proofErr w:type="spellStart"/>
      <w:r w:rsidRPr="00212290">
        <w:t>responsável</w:t>
      </w:r>
      <w:proofErr w:type="spellEnd"/>
      <w:r w:rsidRPr="00212290">
        <w:t xml:space="preserve"> pela </w:t>
      </w:r>
      <w:proofErr w:type="spellStart"/>
      <w:r w:rsidRPr="00212290">
        <w:t>gestão</w:t>
      </w:r>
      <w:proofErr w:type="spellEnd"/>
      <w:r w:rsidRPr="00212290">
        <w:t xml:space="preserve"> e </w:t>
      </w:r>
      <w:proofErr w:type="spellStart"/>
      <w:r w:rsidRPr="00212290">
        <w:t>armazenamento</w:t>
      </w:r>
      <w:proofErr w:type="spellEnd"/>
      <w:r w:rsidRPr="00212290">
        <w:t xml:space="preserve"> de dados </w:t>
      </w:r>
      <w:proofErr w:type="spellStart"/>
      <w:r w:rsidRPr="00212290">
        <w:t>em</w:t>
      </w:r>
      <w:proofErr w:type="spellEnd"/>
      <w:r w:rsidRPr="00212290">
        <w:t xml:space="preserve"> </w:t>
      </w:r>
      <w:proofErr w:type="spellStart"/>
      <w:proofErr w:type="gramStart"/>
      <w:r w:rsidRPr="00212290">
        <w:t>memória</w:t>
      </w:r>
      <w:proofErr w:type="spellEnd"/>
      <w:r w:rsidRPr="00212290">
        <w:t>;</w:t>
      </w:r>
      <w:proofErr w:type="gramEnd"/>
    </w:p>
    <w:p w14:paraId="3D0B1599" w14:textId="7CA50353" w:rsidR="00212290" w:rsidRPr="00212290" w:rsidRDefault="00212290" w:rsidP="007A624B">
      <w:pPr>
        <w:ind w:left="-284"/>
        <w:jc w:val="both"/>
      </w:pPr>
      <w:r w:rsidRPr="00212290">
        <w:rPr>
          <w:i/>
        </w:rPr>
        <w:t>service/</w:t>
      </w:r>
      <w:r w:rsidRPr="00212290">
        <w:t xml:space="preserve">, </w:t>
      </w:r>
      <w:proofErr w:type="spellStart"/>
      <w:r w:rsidRPr="00212290">
        <w:t>que</w:t>
      </w:r>
      <w:proofErr w:type="spellEnd"/>
      <w:r w:rsidRPr="00212290">
        <w:t xml:space="preserve"> </w:t>
      </w:r>
      <w:proofErr w:type="spellStart"/>
      <w:r w:rsidRPr="00212290">
        <w:t>inclui</w:t>
      </w:r>
      <w:proofErr w:type="spellEnd"/>
      <w:r w:rsidRPr="00212290">
        <w:t xml:space="preserve"> </w:t>
      </w:r>
      <w:proofErr w:type="spellStart"/>
      <w:r w:rsidRPr="00212290">
        <w:t>lógica</w:t>
      </w:r>
      <w:proofErr w:type="spellEnd"/>
      <w:r w:rsidRPr="00212290">
        <w:t xml:space="preserve"> </w:t>
      </w:r>
      <w:proofErr w:type="spellStart"/>
      <w:r w:rsidRPr="00212290">
        <w:t>adicional</w:t>
      </w:r>
      <w:proofErr w:type="spellEnd"/>
      <w:r w:rsidRPr="00212290">
        <w:t xml:space="preserve">, </w:t>
      </w:r>
      <w:proofErr w:type="spellStart"/>
      <w:r w:rsidRPr="00212290">
        <w:t>nomeadamente</w:t>
      </w:r>
      <w:proofErr w:type="spellEnd"/>
      <w:r w:rsidRPr="00212290">
        <w:t xml:space="preserve"> a </w:t>
      </w:r>
      <w:proofErr w:type="spellStart"/>
      <w:r w:rsidRPr="00212290">
        <w:t>classe</w:t>
      </w:r>
      <w:proofErr w:type="spellEnd"/>
      <w:r w:rsidRPr="00212290">
        <w:t xml:space="preserve"> </w:t>
      </w:r>
      <w:proofErr w:type="spellStart"/>
      <w:r w:rsidR="00910BFA" w:rsidRPr="00212290">
        <w:t>Recomendação</w:t>
      </w:r>
      <w:proofErr w:type="spellEnd"/>
      <w:r w:rsidRPr="00212290">
        <w:t>.</w:t>
      </w:r>
    </w:p>
    <w:p w14:paraId="0744811E" w14:textId="77777777" w:rsidR="007A624B" w:rsidRDefault="00212290" w:rsidP="00374582">
      <w:pPr>
        <w:ind w:left="-284" w:firstLine="284"/>
        <w:jc w:val="both"/>
        <w:pPrChange w:id="306" w:author="Mário Adérito Kumolehã Figueira" w:date="2026-05-17T23:07:00Z" w16du:dateUtc="2026-05-17T22:07:00Z">
          <w:pPr>
            <w:ind w:left="-284"/>
            <w:jc w:val="both"/>
          </w:pPr>
        </w:pPrChange>
      </w:pPr>
      <w:r w:rsidRPr="00212290">
        <w:t xml:space="preserve">Esta </w:t>
      </w:r>
      <w:proofErr w:type="spellStart"/>
      <w:r w:rsidRPr="00212290">
        <w:t>organização</w:t>
      </w:r>
      <w:proofErr w:type="spellEnd"/>
      <w:r w:rsidRPr="00212290">
        <w:t xml:space="preserve"> segue </w:t>
      </w:r>
      <w:proofErr w:type="spellStart"/>
      <w:r w:rsidRPr="00212290">
        <w:t>uma</w:t>
      </w:r>
      <w:proofErr w:type="spellEnd"/>
      <w:r w:rsidRPr="00212290">
        <w:t xml:space="preserve"> </w:t>
      </w:r>
      <w:proofErr w:type="spellStart"/>
      <w:r w:rsidRPr="00212290">
        <w:t>arquitetura</w:t>
      </w:r>
      <w:proofErr w:type="spellEnd"/>
      <w:r w:rsidRPr="00212290">
        <w:t xml:space="preserve"> </w:t>
      </w:r>
      <w:proofErr w:type="spellStart"/>
      <w:r w:rsidRPr="00212290">
        <w:t>em</w:t>
      </w:r>
      <w:proofErr w:type="spellEnd"/>
      <w:r w:rsidRPr="00212290">
        <w:t xml:space="preserve"> </w:t>
      </w:r>
      <w:proofErr w:type="spellStart"/>
      <w:r w:rsidRPr="00212290">
        <w:t>camadas</w:t>
      </w:r>
      <w:proofErr w:type="spellEnd"/>
      <w:r w:rsidRPr="00212290">
        <w:t xml:space="preserve">, </w:t>
      </w:r>
      <w:proofErr w:type="spellStart"/>
      <w:r w:rsidRPr="00212290">
        <w:t>promovendo</w:t>
      </w:r>
      <w:proofErr w:type="spellEnd"/>
      <w:r w:rsidRPr="00212290">
        <w:t xml:space="preserve"> </w:t>
      </w:r>
      <w:proofErr w:type="spellStart"/>
      <w:r w:rsidRPr="00212290">
        <w:t>uma</w:t>
      </w:r>
      <w:proofErr w:type="spellEnd"/>
      <w:r w:rsidRPr="00212290">
        <w:t xml:space="preserve"> </w:t>
      </w:r>
      <w:proofErr w:type="spellStart"/>
      <w:r w:rsidRPr="00212290">
        <w:t>separação</w:t>
      </w:r>
      <w:proofErr w:type="spellEnd"/>
      <w:r w:rsidRPr="00212290">
        <w:t xml:space="preserve"> </w:t>
      </w:r>
      <w:proofErr w:type="spellStart"/>
      <w:r w:rsidRPr="00212290">
        <w:t>clara</w:t>
      </w:r>
      <w:proofErr w:type="spellEnd"/>
      <w:r w:rsidRPr="00212290">
        <w:t xml:space="preserve"> entre interface, </w:t>
      </w:r>
      <w:proofErr w:type="spellStart"/>
      <w:r w:rsidRPr="00212290">
        <w:t>lógica</w:t>
      </w:r>
      <w:proofErr w:type="spellEnd"/>
      <w:r w:rsidRPr="00212290">
        <w:t xml:space="preserve"> de </w:t>
      </w:r>
      <w:proofErr w:type="spellStart"/>
      <w:r w:rsidRPr="00212290">
        <w:t>controlo</w:t>
      </w:r>
      <w:proofErr w:type="spellEnd"/>
      <w:r w:rsidRPr="00212290">
        <w:t xml:space="preserve"> e </w:t>
      </w:r>
      <w:proofErr w:type="spellStart"/>
      <w:r w:rsidRPr="00212290">
        <w:t>modelo</w:t>
      </w:r>
      <w:proofErr w:type="spellEnd"/>
      <w:r w:rsidRPr="00212290">
        <w:t xml:space="preserve"> de </w:t>
      </w:r>
      <w:proofErr w:type="spellStart"/>
      <w:r w:rsidRPr="00212290">
        <w:t>domínio</w:t>
      </w:r>
      <w:proofErr w:type="spellEnd"/>
      <w:r w:rsidRPr="00212290">
        <w:t xml:space="preserve">, </w:t>
      </w:r>
      <w:proofErr w:type="spellStart"/>
      <w:r w:rsidRPr="00212290">
        <w:t>contribuindo</w:t>
      </w:r>
      <w:proofErr w:type="spellEnd"/>
      <w:r w:rsidRPr="00212290">
        <w:t xml:space="preserve"> para a </w:t>
      </w:r>
      <w:proofErr w:type="spellStart"/>
      <w:r w:rsidRPr="00212290">
        <w:t>redução</w:t>
      </w:r>
      <w:proofErr w:type="spellEnd"/>
      <w:r w:rsidRPr="00212290">
        <w:t xml:space="preserve"> do </w:t>
      </w:r>
      <w:proofErr w:type="spellStart"/>
      <w:r w:rsidRPr="00212290">
        <w:t>acoplamento</w:t>
      </w:r>
      <w:proofErr w:type="spellEnd"/>
      <w:r w:rsidRPr="00212290">
        <w:t xml:space="preserve"> entre </w:t>
      </w:r>
      <w:proofErr w:type="spellStart"/>
      <w:r w:rsidRPr="00212290">
        <w:t>componentes</w:t>
      </w:r>
      <w:proofErr w:type="spellEnd"/>
      <w:r w:rsidRPr="00212290">
        <w:t xml:space="preserve">. </w:t>
      </w:r>
      <w:r w:rsidR="007A624B">
        <w:t xml:space="preserve"> </w:t>
      </w:r>
    </w:p>
    <w:p w14:paraId="03683796" w14:textId="77777777" w:rsidR="007A624B" w:rsidRDefault="007A624B" w:rsidP="007A624B">
      <w:pPr>
        <w:ind w:left="-284"/>
        <w:jc w:val="both"/>
      </w:pPr>
    </w:p>
    <w:p w14:paraId="6BDC2E83" w14:textId="4B6C6821" w:rsidR="00212290" w:rsidRPr="009B5808" w:rsidRDefault="00212290" w:rsidP="00755E2E">
      <w:pPr>
        <w:keepNext/>
        <w:spacing w:before="240" w:after="120"/>
        <w:ind w:left="-284"/>
        <w:rPr>
          <w:b/>
        </w:rPr>
      </w:pPr>
      <w:r>
        <w:rPr>
          <w:b/>
        </w:rPr>
        <w:t>9</w:t>
      </w:r>
      <w:r w:rsidRPr="00B942BD">
        <w:rPr>
          <w:b/>
        </w:rPr>
        <w:t>.</w:t>
      </w:r>
      <w:r>
        <w:rPr>
          <w:b/>
        </w:rPr>
        <w:t>2</w:t>
      </w:r>
      <w:r w:rsidR="00755E2E" w:rsidRPr="00B942BD">
        <w:tab/>
      </w:r>
      <w:r w:rsidRPr="00212290">
        <w:rPr>
          <w:b/>
        </w:rPr>
        <w:t>Arquitetura do Sistema</w:t>
      </w:r>
    </w:p>
    <w:p w14:paraId="47EA4419" w14:textId="6326EDAC" w:rsidR="00374582" w:rsidRDefault="00212290" w:rsidP="00374582">
      <w:pPr>
        <w:ind w:left="-284"/>
        <w:jc w:val="both"/>
        <w:rPr>
          <w:ins w:id="307" w:author="Mário Adérito Kumolehã Figueira" w:date="2026-05-17T23:06:00Z" w16du:dateUtc="2026-05-17T22:06:00Z"/>
          <w:lang w:val="pt-BR"/>
        </w:rPr>
      </w:pPr>
      <w:r w:rsidRPr="00212290">
        <w:t xml:space="preserve">A aplicação segue uma arquitetura em camadas com características semelhantes ao padrão Model-View-Controller (MVC). A </w:t>
      </w:r>
      <w:proofErr w:type="spellStart"/>
      <w:r w:rsidRPr="00212290">
        <w:t>camada</w:t>
      </w:r>
      <w:proofErr w:type="spellEnd"/>
      <w:r w:rsidRPr="00212290">
        <w:t xml:space="preserve"> de interface (View) é </w:t>
      </w:r>
      <w:proofErr w:type="spellStart"/>
      <w:r w:rsidRPr="00212290">
        <w:t>implementada</w:t>
      </w:r>
      <w:proofErr w:type="spellEnd"/>
      <w:r w:rsidRPr="00212290">
        <w:t xml:space="preserve"> </w:t>
      </w:r>
      <w:proofErr w:type="spellStart"/>
      <w:r w:rsidRPr="00212290">
        <w:t>em</w:t>
      </w:r>
      <w:proofErr w:type="spellEnd"/>
      <w:r w:rsidRPr="00212290">
        <w:t xml:space="preserve"> </w:t>
      </w:r>
      <w:r w:rsidRPr="00212290">
        <w:rPr>
          <w:i/>
          <w:iCs/>
        </w:rPr>
        <w:t>main.cpp</w:t>
      </w:r>
      <w:r w:rsidRPr="00212290">
        <w:t xml:space="preserve">, </w:t>
      </w:r>
      <w:proofErr w:type="spellStart"/>
      <w:r w:rsidRPr="00212290">
        <w:t>sendo</w:t>
      </w:r>
      <w:proofErr w:type="spellEnd"/>
      <w:r w:rsidRPr="00212290">
        <w:t xml:space="preserve"> </w:t>
      </w:r>
      <w:proofErr w:type="spellStart"/>
      <w:r w:rsidRPr="00212290">
        <w:t>responsável</w:t>
      </w:r>
      <w:proofErr w:type="spellEnd"/>
      <w:r w:rsidRPr="00212290">
        <w:t xml:space="preserve"> pela </w:t>
      </w:r>
      <w:proofErr w:type="spellStart"/>
      <w:r w:rsidRPr="00212290">
        <w:t>interação</w:t>
      </w:r>
      <w:proofErr w:type="spellEnd"/>
      <w:r w:rsidRPr="00212290">
        <w:t xml:space="preserve"> com o </w:t>
      </w:r>
      <w:proofErr w:type="spellStart"/>
      <w:r w:rsidRPr="00212290">
        <w:t>utilizador</w:t>
      </w:r>
      <w:proofErr w:type="spellEnd"/>
      <w:r w:rsidRPr="00212290">
        <w:t xml:space="preserve">. </w:t>
      </w:r>
      <w:r w:rsidRPr="00355076">
        <w:rPr>
          <w:lang w:val="pt-BR"/>
          <w:rPrChange w:id="308" w:author="Mário Adérito Kumolehã Figueira" w:date="2026-05-17T23:06:00Z" w16du:dateUtc="2026-05-17T22:06:00Z">
            <w:rPr/>
          </w:rPrChange>
        </w:rPr>
        <w:t>A camada de controlo é representada pela classe Sistema, que atua como intermediária entre a interface e o modelo.</w:t>
      </w:r>
    </w:p>
    <w:p w14:paraId="78F141D6" w14:textId="2FFE4001" w:rsidR="00212290" w:rsidRPr="00355076" w:rsidRDefault="00212290" w:rsidP="00374582">
      <w:pPr>
        <w:ind w:left="-284" w:firstLine="284"/>
        <w:jc w:val="both"/>
        <w:rPr>
          <w:lang w:val="pt-BR"/>
          <w:rPrChange w:id="309" w:author="Mário Adérito Kumolehã Figueira" w:date="2026-05-17T23:06:00Z" w16du:dateUtc="2026-05-17T22:06:00Z">
            <w:rPr/>
          </w:rPrChange>
        </w:rPr>
        <w:pPrChange w:id="310" w:author="Mário Adérito Kumolehã Figueira" w:date="2026-05-17T23:06:00Z" w16du:dateUtc="2026-05-17T22:06:00Z">
          <w:pPr>
            <w:ind w:left="-284"/>
            <w:jc w:val="both"/>
          </w:pPr>
        </w:pPrChange>
      </w:pPr>
      <w:del w:id="311" w:author="Mário Adérito Kumolehã Figueira" w:date="2026-05-17T23:06:00Z" w16du:dateUtc="2026-05-17T22:06:00Z">
        <w:r w:rsidRPr="00355076" w:rsidDel="00355076">
          <w:rPr>
            <w:lang w:val="pt-BR"/>
            <w:rPrChange w:id="312" w:author="Mário Adérito Kumolehã Figueira" w:date="2026-05-17T23:06:00Z" w16du:dateUtc="2026-05-17T22:06:00Z">
              <w:rPr/>
            </w:rPrChange>
          </w:rPr>
          <w:delText xml:space="preserve"> </w:delText>
        </w:r>
      </w:del>
      <w:r w:rsidRPr="00355076">
        <w:rPr>
          <w:lang w:val="pt-BR"/>
          <w:rPrChange w:id="313" w:author="Mário Adérito Kumolehã Figueira" w:date="2026-05-17T23:06:00Z" w16du:dateUtc="2026-05-17T22:06:00Z">
            <w:rPr/>
          </w:rPrChange>
        </w:rPr>
        <w:t>Por fim, a camada de domínio inclui as entidades que representam os elementos fundamentais do sistema.</w:t>
      </w:r>
    </w:p>
    <w:p w14:paraId="5A779E76" w14:textId="1C48EC3C" w:rsidR="00212290" w:rsidRPr="00212290" w:rsidRDefault="00212290" w:rsidP="00355076">
      <w:pPr>
        <w:ind w:left="-284" w:firstLine="284"/>
        <w:jc w:val="both"/>
        <w:pPrChange w:id="314" w:author="Mário Adérito Kumolehã Figueira" w:date="2026-05-17T23:06:00Z" w16du:dateUtc="2026-05-17T22:06:00Z">
          <w:pPr>
            <w:ind w:left="-284"/>
            <w:jc w:val="both"/>
          </w:pPr>
        </w:pPrChange>
      </w:pPr>
      <w:proofErr w:type="spellStart"/>
      <w:r w:rsidRPr="00212290">
        <w:t>Adicionalmente</w:t>
      </w:r>
      <w:proofErr w:type="spellEnd"/>
      <w:r w:rsidRPr="00212290">
        <w:t xml:space="preserve">, </w:t>
      </w:r>
      <w:proofErr w:type="spellStart"/>
      <w:r w:rsidRPr="00212290">
        <w:t>são</w:t>
      </w:r>
      <w:proofErr w:type="spellEnd"/>
      <w:r w:rsidRPr="00212290">
        <w:t xml:space="preserve"> </w:t>
      </w:r>
      <w:proofErr w:type="spellStart"/>
      <w:r w:rsidRPr="00212290">
        <w:t>utilizadas</w:t>
      </w:r>
      <w:proofErr w:type="spellEnd"/>
      <w:r w:rsidRPr="00212290">
        <w:t xml:space="preserve"> classes do </w:t>
      </w:r>
      <w:proofErr w:type="spellStart"/>
      <w:r w:rsidRPr="00212290">
        <w:t>tipo</w:t>
      </w:r>
      <w:proofErr w:type="spellEnd"/>
      <w:r w:rsidRPr="00212290">
        <w:t xml:space="preserve"> Repository para </w:t>
      </w:r>
      <w:proofErr w:type="spellStart"/>
      <w:r w:rsidRPr="00212290">
        <w:t>armazenamento</w:t>
      </w:r>
      <w:proofErr w:type="spellEnd"/>
      <w:r w:rsidRPr="00212290">
        <w:t xml:space="preserve"> de dados e </w:t>
      </w:r>
      <w:proofErr w:type="spellStart"/>
      <w:r w:rsidRPr="00212290">
        <w:t>uma</w:t>
      </w:r>
      <w:proofErr w:type="spellEnd"/>
      <w:r w:rsidRPr="00212290">
        <w:t xml:space="preserve"> </w:t>
      </w:r>
      <w:proofErr w:type="spellStart"/>
      <w:r w:rsidRPr="00212290">
        <w:t>classe</w:t>
      </w:r>
      <w:proofErr w:type="spellEnd"/>
      <w:r w:rsidRPr="00212290">
        <w:t xml:space="preserve"> de </w:t>
      </w:r>
      <w:proofErr w:type="spellStart"/>
      <w:r w:rsidRPr="00212290">
        <w:t>serviço</w:t>
      </w:r>
      <w:proofErr w:type="spellEnd"/>
      <w:r w:rsidRPr="00212290">
        <w:t xml:space="preserve">, </w:t>
      </w:r>
      <w:proofErr w:type="spellStart"/>
      <w:r w:rsidRPr="00212290">
        <w:t>Recomendacao</w:t>
      </w:r>
      <w:proofErr w:type="spellEnd"/>
      <w:r w:rsidRPr="00212290">
        <w:t xml:space="preserve">, </w:t>
      </w:r>
      <w:proofErr w:type="spellStart"/>
      <w:r w:rsidRPr="00212290">
        <w:t>responsável</w:t>
      </w:r>
      <w:proofErr w:type="spellEnd"/>
      <w:r w:rsidRPr="00212290">
        <w:t xml:space="preserve"> pela </w:t>
      </w:r>
      <w:proofErr w:type="spellStart"/>
      <w:r w:rsidRPr="00212290">
        <w:t>lógica</w:t>
      </w:r>
      <w:proofErr w:type="spellEnd"/>
      <w:r w:rsidRPr="00212290">
        <w:t xml:space="preserve"> de </w:t>
      </w:r>
      <w:proofErr w:type="spellStart"/>
      <w:r w:rsidRPr="00212290">
        <w:t>seleção</w:t>
      </w:r>
      <w:proofErr w:type="spellEnd"/>
      <w:r w:rsidRPr="00212290">
        <w:t xml:space="preserve"> de </w:t>
      </w:r>
      <w:proofErr w:type="spellStart"/>
      <w:r w:rsidRPr="00212290">
        <w:t>veículos</w:t>
      </w:r>
      <w:proofErr w:type="spellEnd"/>
      <w:r w:rsidRPr="00212290">
        <w:t xml:space="preserve">. Esta </w:t>
      </w:r>
      <w:proofErr w:type="spellStart"/>
      <w:r w:rsidRPr="00212290">
        <w:t>arquitetura</w:t>
      </w:r>
      <w:proofErr w:type="spellEnd"/>
      <w:r w:rsidRPr="00212290">
        <w:t xml:space="preserve"> </w:t>
      </w:r>
      <w:proofErr w:type="spellStart"/>
      <w:r w:rsidRPr="00212290">
        <w:t>permite</w:t>
      </w:r>
      <w:proofErr w:type="spellEnd"/>
      <w:r w:rsidRPr="00212290">
        <w:t xml:space="preserve"> um </w:t>
      </w:r>
      <w:proofErr w:type="spellStart"/>
      <w:r w:rsidRPr="00212290">
        <w:t>desenho</w:t>
      </w:r>
      <w:proofErr w:type="spellEnd"/>
      <w:r w:rsidRPr="00212290">
        <w:t xml:space="preserve"> modular e </w:t>
      </w:r>
      <w:proofErr w:type="spellStart"/>
      <w:r w:rsidRPr="00212290">
        <w:t>bem</w:t>
      </w:r>
      <w:proofErr w:type="spellEnd"/>
      <w:r w:rsidRPr="00212290">
        <w:t xml:space="preserve"> </w:t>
      </w:r>
      <w:proofErr w:type="spellStart"/>
      <w:r w:rsidRPr="00212290">
        <w:t>organizado</w:t>
      </w:r>
      <w:proofErr w:type="spellEnd"/>
      <w:r w:rsidRPr="00212290">
        <w:t xml:space="preserve">, </w:t>
      </w:r>
      <w:proofErr w:type="spellStart"/>
      <w:r w:rsidRPr="00212290">
        <w:t>facilitando</w:t>
      </w:r>
      <w:proofErr w:type="spellEnd"/>
      <w:r w:rsidRPr="00212290">
        <w:t xml:space="preserve"> a </w:t>
      </w:r>
      <w:proofErr w:type="spellStart"/>
      <w:r w:rsidRPr="00212290">
        <w:t>manutenção</w:t>
      </w:r>
      <w:proofErr w:type="spellEnd"/>
      <w:r w:rsidRPr="00212290">
        <w:t xml:space="preserve"> e </w:t>
      </w:r>
      <w:proofErr w:type="spellStart"/>
      <w:r w:rsidRPr="00212290">
        <w:t>evolução</w:t>
      </w:r>
      <w:proofErr w:type="spellEnd"/>
      <w:r w:rsidRPr="00212290">
        <w:t xml:space="preserve"> do </w:t>
      </w:r>
      <w:proofErr w:type="spellStart"/>
      <w:r w:rsidRPr="00212290">
        <w:t>sistema</w:t>
      </w:r>
      <w:proofErr w:type="spellEnd"/>
      <w:r w:rsidRPr="00212290">
        <w:t xml:space="preserve">. </w:t>
      </w:r>
    </w:p>
    <w:p w14:paraId="3A06E81D" w14:textId="41CACDE0" w:rsidR="00212290" w:rsidRPr="00212290" w:rsidRDefault="00212290" w:rsidP="007A624B">
      <w:pPr>
        <w:ind w:left="-284"/>
        <w:jc w:val="both"/>
      </w:pPr>
    </w:p>
    <w:p w14:paraId="095B8422" w14:textId="2522F1B8" w:rsidR="00755E2E" w:rsidDel="00355076" w:rsidRDefault="00212290" w:rsidP="00755E2E">
      <w:pPr>
        <w:keepNext/>
        <w:spacing w:before="240" w:after="120"/>
        <w:ind w:left="-284"/>
        <w:rPr>
          <w:del w:id="315" w:author="Mário Adérito Kumolehã Figueira" w:date="2026-05-17T23:05:00Z" w16du:dateUtc="2026-05-17T22:05:00Z"/>
          <w:b/>
          <w:bCs/>
        </w:rPr>
      </w:pPr>
      <w:r w:rsidRPr="00212290">
        <w:rPr>
          <w:b/>
        </w:rPr>
        <w:t>9.3</w:t>
      </w:r>
      <w:r w:rsidR="00755E2E" w:rsidRPr="00B942BD">
        <w:tab/>
      </w:r>
      <w:r w:rsidRPr="00212290">
        <w:rPr>
          <w:b/>
        </w:rPr>
        <w:t xml:space="preserve">Classes </w:t>
      </w:r>
      <w:proofErr w:type="spellStart"/>
      <w:r w:rsidRPr="00212290">
        <w:rPr>
          <w:b/>
        </w:rPr>
        <w:t>Principais</w:t>
      </w:r>
      <w:proofErr w:type="spellEnd"/>
    </w:p>
    <w:p w14:paraId="360372CF" w14:textId="16E8BF9B" w:rsidR="00212290" w:rsidRPr="00212290" w:rsidRDefault="00212290" w:rsidP="00355076">
      <w:pPr>
        <w:keepNext/>
        <w:spacing w:before="240" w:after="120"/>
        <w:ind w:left="-284"/>
        <w:rPr>
          <w:b/>
        </w:rPr>
        <w:pPrChange w:id="316" w:author="Mário Adérito Kumolehã Figueira" w:date="2026-05-17T23:05:00Z" w16du:dateUtc="2026-05-17T22:05:00Z">
          <w:pPr>
            <w:ind w:left="-284"/>
            <w:jc w:val="both"/>
          </w:pPr>
        </w:pPrChange>
      </w:pPr>
    </w:p>
    <w:p w14:paraId="3D58339C" w14:textId="77777777" w:rsidR="00212290" w:rsidRPr="00212290" w:rsidRDefault="00212290" w:rsidP="00355076">
      <w:pPr>
        <w:ind w:left="-284" w:firstLine="284"/>
        <w:jc w:val="both"/>
        <w:pPrChange w:id="317" w:author="Mário Adérito Kumolehã Figueira" w:date="2026-05-17T23:05:00Z" w16du:dateUtc="2026-05-17T22:05:00Z">
          <w:pPr>
            <w:ind w:left="-284"/>
            <w:jc w:val="both"/>
          </w:pPr>
        </w:pPrChange>
      </w:pPr>
      <w:r w:rsidRPr="00212290">
        <w:t>O sistema é composto por várias classes que refletem diretamente os conceitos identificados no modelo de domínio.</w:t>
      </w:r>
    </w:p>
    <w:p w14:paraId="7BC0BB4A" w14:textId="77777777" w:rsidR="00212290" w:rsidRPr="00212290" w:rsidRDefault="00212290" w:rsidP="00355076">
      <w:pPr>
        <w:ind w:left="-284" w:firstLine="284"/>
        <w:jc w:val="both"/>
        <w:pPrChange w:id="318" w:author="Mário Adérito Kumolehã Figueira" w:date="2026-05-17T23:05:00Z" w16du:dateUtc="2026-05-17T22:05:00Z">
          <w:pPr>
            <w:ind w:left="-284"/>
            <w:jc w:val="both"/>
          </w:pPr>
        </w:pPrChange>
      </w:pPr>
      <w:r w:rsidRPr="00212290">
        <w:t xml:space="preserve">A classe </w:t>
      </w:r>
      <w:r w:rsidRPr="00E57D9E">
        <w:rPr>
          <w:b/>
        </w:rPr>
        <w:t>Cliente</w:t>
      </w:r>
      <w:r w:rsidRPr="00212290">
        <w:t xml:space="preserve"> é responsável por representar um utilizador do sistema, armazenando dados como identificador, nome e contacto. A </w:t>
      </w:r>
      <w:proofErr w:type="spellStart"/>
      <w:r w:rsidRPr="00212290">
        <w:t>classe</w:t>
      </w:r>
      <w:proofErr w:type="spellEnd"/>
      <w:r w:rsidRPr="00212290">
        <w:t xml:space="preserve"> </w:t>
      </w:r>
      <w:proofErr w:type="spellStart"/>
      <w:r w:rsidRPr="00E57D9E">
        <w:rPr>
          <w:b/>
        </w:rPr>
        <w:t>Veiculo</w:t>
      </w:r>
      <w:proofErr w:type="spellEnd"/>
      <w:r w:rsidRPr="00212290">
        <w:t xml:space="preserve"> </w:t>
      </w:r>
      <w:proofErr w:type="spellStart"/>
      <w:r w:rsidRPr="00212290">
        <w:t>representa</w:t>
      </w:r>
      <w:proofErr w:type="spellEnd"/>
      <w:r w:rsidRPr="00212290">
        <w:t xml:space="preserve"> </w:t>
      </w:r>
      <w:proofErr w:type="spellStart"/>
      <w:r w:rsidRPr="00212290">
        <w:t>os</w:t>
      </w:r>
      <w:proofErr w:type="spellEnd"/>
      <w:r w:rsidRPr="00212290">
        <w:t xml:space="preserve"> </w:t>
      </w:r>
      <w:proofErr w:type="spellStart"/>
      <w:r w:rsidRPr="00212290">
        <w:t>meios</w:t>
      </w:r>
      <w:proofErr w:type="spellEnd"/>
      <w:r w:rsidRPr="00212290">
        <w:t xml:space="preserve"> de </w:t>
      </w:r>
      <w:proofErr w:type="spellStart"/>
      <w:r w:rsidRPr="00212290">
        <w:t>transporte</w:t>
      </w:r>
      <w:proofErr w:type="spellEnd"/>
      <w:r w:rsidRPr="00212290">
        <w:t xml:space="preserve"> </w:t>
      </w:r>
      <w:proofErr w:type="spellStart"/>
      <w:r w:rsidRPr="00212290">
        <w:t>disponíveis</w:t>
      </w:r>
      <w:proofErr w:type="spellEnd"/>
      <w:r w:rsidRPr="00212290">
        <w:t xml:space="preserve">, </w:t>
      </w:r>
      <w:proofErr w:type="spellStart"/>
      <w:r w:rsidRPr="00212290">
        <w:t>incluindo</w:t>
      </w:r>
      <w:proofErr w:type="spellEnd"/>
      <w:r w:rsidRPr="00212290">
        <w:t xml:space="preserve"> </w:t>
      </w:r>
      <w:proofErr w:type="spellStart"/>
      <w:r w:rsidRPr="00212290">
        <w:t>atributos</w:t>
      </w:r>
      <w:proofErr w:type="spellEnd"/>
      <w:r w:rsidRPr="00212290">
        <w:t xml:space="preserve"> </w:t>
      </w:r>
      <w:proofErr w:type="spellStart"/>
      <w:r w:rsidRPr="00212290">
        <w:t>como</w:t>
      </w:r>
      <w:proofErr w:type="spellEnd"/>
      <w:r w:rsidRPr="00212290">
        <w:t xml:space="preserve"> </w:t>
      </w:r>
      <w:proofErr w:type="spellStart"/>
      <w:r w:rsidRPr="00212290">
        <w:t>matrícula</w:t>
      </w:r>
      <w:proofErr w:type="spellEnd"/>
      <w:r w:rsidRPr="00212290">
        <w:t xml:space="preserve">, </w:t>
      </w:r>
      <w:proofErr w:type="spellStart"/>
      <w:r w:rsidRPr="00212290">
        <w:t>capacidade</w:t>
      </w:r>
      <w:proofErr w:type="spellEnd"/>
      <w:r w:rsidRPr="00212290">
        <w:t xml:space="preserve"> e </w:t>
      </w:r>
      <w:proofErr w:type="spellStart"/>
      <w:r w:rsidRPr="00212290">
        <w:t>estado</w:t>
      </w:r>
      <w:proofErr w:type="spellEnd"/>
      <w:r w:rsidRPr="00212290">
        <w:t xml:space="preserve"> de </w:t>
      </w:r>
      <w:proofErr w:type="spellStart"/>
      <w:r w:rsidRPr="00212290">
        <w:t>disponibilidade</w:t>
      </w:r>
      <w:proofErr w:type="spellEnd"/>
      <w:r w:rsidRPr="00212290">
        <w:t xml:space="preserve">. A </w:t>
      </w:r>
      <w:proofErr w:type="spellStart"/>
      <w:r w:rsidRPr="00212290">
        <w:t>classe</w:t>
      </w:r>
      <w:proofErr w:type="spellEnd"/>
      <w:r w:rsidRPr="00212290">
        <w:t xml:space="preserve"> </w:t>
      </w:r>
      <w:r w:rsidRPr="00E57D9E">
        <w:rPr>
          <w:b/>
        </w:rPr>
        <w:t>Deposito</w:t>
      </w:r>
      <w:r w:rsidRPr="00212290">
        <w:t xml:space="preserve"> </w:t>
      </w:r>
      <w:proofErr w:type="spellStart"/>
      <w:r w:rsidRPr="00212290">
        <w:t>modela</w:t>
      </w:r>
      <w:proofErr w:type="spellEnd"/>
      <w:r w:rsidRPr="00212290">
        <w:t xml:space="preserve"> </w:t>
      </w:r>
      <w:proofErr w:type="spellStart"/>
      <w:r w:rsidRPr="00212290">
        <w:t>os</w:t>
      </w:r>
      <w:proofErr w:type="spellEnd"/>
      <w:r w:rsidRPr="00212290">
        <w:t xml:space="preserve"> </w:t>
      </w:r>
      <w:proofErr w:type="spellStart"/>
      <w:r w:rsidRPr="00212290">
        <w:t>pontos</w:t>
      </w:r>
      <w:proofErr w:type="spellEnd"/>
      <w:r w:rsidRPr="00212290">
        <w:t xml:space="preserve"> </w:t>
      </w:r>
      <w:proofErr w:type="spellStart"/>
      <w:r w:rsidRPr="00212290">
        <w:t>físicos</w:t>
      </w:r>
      <w:proofErr w:type="spellEnd"/>
      <w:r w:rsidRPr="00212290">
        <w:t xml:space="preserve"> de </w:t>
      </w:r>
      <w:proofErr w:type="spellStart"/>
      <w:r w:rsidRPr="00212290">
        <w:t>recolha</w:t>
      </w:r>
      <w:proofErr w:type="spellEnd"/>
      <w:r w:rsidRPr="00212290">
        <w:t xml:space="preserve"> e </w:t>
      </w:r>
      <w:proofErr w:type="spellStart"/>
      <w:r w:rsidRPr="00212290">
        <w:t>entrega</w:t>
      </w:r>
      <w:proofErr w:type="spellEnd"/>
      <w:r w:rsidRPr="00212290">
        <w:t>.</w:t>
      </w:r>
    </w:p>
    <w:p w14:paraId="2BDDFAFF" w14:textId="77777777" w:rsidR="00212290" w:rsidRPr="00212290" w:rsidRDefault="00212290" w:rsidP="00355076">
      <w:pPr>
        <w:ind w:left="-284" w:firstLine="284"/>
        <w:jc w:val="both"/>
        <w:pPrChange w:id="319" w:author="Mário Adérito Kumolehã Figueira" w:date="2026-05-17T23:04:00Z" w16du:dateUtc="2026-05-17T22:04:00Z">
          <w:pPr>
            <w:ind w:left="-284"/>
            <w:jc w:val="both"/>
          </w:pPr>
        </w:pPrChange>
      </w:pPr>
      <w:r w:rsidRPr="00212290">
        <w:t xml:space="preserve">A </w:t>
      </w:r>
      <w:proofErr w:type="spellStart"/>
      <w:r w:rsidRPr="00212290">
        <w:t>classe</w:t>
      </w:r>
      <w:proofErr w:type="spellEnd"/>
      <w:r w:rsidRPr="00212290">
        <w:t xml:space="preserve"> </w:t>
      </w:r>
      <w:proofErr w:type="spellStart"/>
      <w:r w:rsidRPr="00E57D9E">
        <w:rPr>
          <w:b/>
        </w:rPr>
        <w:t>Encomenda</w:t>
      </w:r>
      <w:proofErr w:type="spellEnd"/>
      <w:r w:rsidRPr="00212290">
        <w:t xml:space="preserve"> </w:t>
      </w:r>
      <w:proofErr w:type="spellStart"/>
      <w:r w:rsidRPr="00212290">
        <w:t>desempenha</w:t>
      </w:r>
      <w:proofErr w:type="spellEnd"/>
      <w:r w:rsidRPr="00212290">
        <w:t xml:space="preserve"> um </w:t>
      </w:r>
      <w:proofErr w:type="spellStart"/>
      <w:r w:rsidRPr="00212290">
        <w:t>papel</w:t>
      </w:r>
      <w:proofErr w:type="spellEnd"/>
      <w:r w:rsidRPr="00212290">
        <w:t xml:space="preserve"> central, </w:t>
      </w:r>
      <w:proofErr w:type="spellStart"/>
      <w:r w:rsidRPr="00212290">
        <w:t>armazenando</w:t>
      </w:r>
      <w:proofErr w:type="spellEnd"/>
      <w:r w:rsidRPr="00212290">
        <w:t xml:space="preserve"> </w:t>
      </w:r>
      <w:proofErr w:type="spellStart"/>
      <w:r w:rsidRPr="00212290">
        <w:t>informações</w:t>
      </w:r>
      <w:proofErr w:type="spellEnd"/>
      <w:r w:rsidRPr="00212290">
        <w:t xml:space="preserve"> </w:t>
      </w:r>
      <w:proofErr w:type="spellStart"/>
      <w:r w:rsidRPr="00212290">
        <w:t>sobre</w:t>
      </w:r>
      <w:proofErr w:type="spellEnd"/>
      <w:r w:rsidRPr="00212290">
        <w:t xml:space="preserve"> o </w:t>
      </w:r>
      <w:proofErr w:type="spellStart"/>
      <w:r w:rsidRPr="00212290">
        <w:t>cliente</w:t>
      </w:r>
      <w:proofErr w:type="spellEnd"/>
      <w:r w:rsidRPr="00212290">
        <w:t xml:space="preserve">, </w:t>
      </w:r>
      <w:proofErr w:type="spellStart"/>
      <w:r w:rsidRPr="00212290">
        <w:t>os</w:t>
      </w:r>
      <w:proofErr w:type="spellEnd"/>
      <w:r w:rsidRPr="00212290">
        <w:t xml:space="preserve"> </w:t>
      </w:r>
      <w:proofErr w:type="spellStart"/>
      <w:r w:rsidRPr="00212290">
        <w:t>depósitos</w:t>
      </w:r>
      <w:proofErr w:type="spellEnd"/>
      <w:r w:rsidRPr="00212290">
        <w:t xml:space="preserve"> de </w:t>
      </w:r>
      <w:proofErr w:type="spellStart"/>
      <w:r w:rsidRPr="00212290">
        <w:t>origem</w:t>
      </w:r>
      <w:proofErr w:type="spellEnd"/>
      <w:r w:rsidRPr="00212290">
        <w:t xml:space="preserve"> e </w:t>
      </w:r>
      <w:proofErr w:type="spellStart"/>
      <w:r w:rsidRPr="00212290">
        <w:t>destino</w:t>
      </w:r>
      <w:proofErr w:type="spellEnd"/>
      <w:r w:rsidRPr="00212290">
        <w:t xml:space="preserve">, o </w:t>
      </w:r>
      <w:proofErr w:type="spellStart"/>
      <w:r w:rsidRPr="00212290">
        <w:t>veículo</w:t>
      </w:r>
      <w:proofErr w:type="spellEnd"/>
      <w:r w:rsidRPr="00212290">
        <w:t xml:space="preserve"> </w:t>
      </w:r>
      <w:proofErr w:type="spellStart"/>
      <w:r w:rsidRPr="00212290">
        <w:t>atribuído</w:t>
      </w:r>
      <w:proofErr w:type="spellEnd"/>
      <w:r w:rsidRPr="00212290">
        <w:t xml:space="preserve">, o peso e o </w:t>
      </w:r>
      <w:proofErr w:type="spellStart"/>
      <w:r w:rsidRPr="00212290">
        <w:t>estado</w:t>
      </w:r>
      <w:proofErr w:type="spellEnd"/>
      <w:r w:rsidRPr="00212290">
        <w:t xml:space="preserve"> da </w:t>
      </w:r>
      <w:proofErr w:type="spellStart"/>
      <w:r w:rsidRPr="00212290">
        <w:t>encomenda</w:t>
      </w:r>
      <w:proofErr w:type="spellEnd"/>
      <w:r w:rsidRPr="00212290">
        <w:t xml:space="preserve">. Para </w:t>
      </w:r>
      <w:proofErr w:type="spellStart"/>
      <w:r w:rsidRPr="00212290">
        <w:t>além</w:t>
      </w:r>
      <w:proofErr w:type="spellEnd"/>
      <w:r w:rsidRPr="00212290">
        <w:t xml:space="preserve"> </w:t>
      </w:r>
      <w:proofErr w:type="spellStart"/>
      <w:r w:rsidRPr="00212290">
        <w:t>disso</w:t>
      </w:r>
      <w:proofErr w:type="spellEnd"/>
      <w:r w:rsidRPr="00212290">
        <w:t xml:space="preserve">, </w:t>
      </w:r>
      <w:proofErr w:type="spellStart"/>
      <w:r w:rsidRPr="00212290">
        <w:t>contém</w:t>
      </w:r>
      <w:proofErr w:type="spellEnd"/>
      <w:r w:rsidRPr="00212290">
        <w:t xml:space="preserve"> </w:t>
      </w:r>
      <w:proofErr w:type="spellStart"/>
      <w:r w:rsidRPr="00212290">
        <w:t>lógica</w:t>
      </w:r>
      <w:proofErr w:type="spellEnd"/>
      <w:r w:rsidRPr="00212290">
        <w:t xml:space="preserve"> </w:t>
      </w:r>
      <w:proofErr w:type="spellStart"/>
      <w:r w:rsidRPr="00212290">
        <w:t>que</w:t>
      </w:r>
      <w:proofErr w:type="spellEnd"/>
      <w:r w:rsidRPr="00212290">
        <w:t xml:space="preserve"> </w:t>
      </w:r>
      <w:proofErr w:type="spellStart"/>
      <w:r w:rsidRPr="00212290">
        <w:t>controla</w:t>
      </w:r>
      <w:proofErr w:type="spellEnd"/>
      <w:r w:rsidRPr="00212290">
        <w:t xml:space="preserve"> as </w:t>
      </w:r>
      <w:proofErr w:type="spellStart"/>
      <w:r w:rsidRPr="00212290">
        <w:t>transições</w:t>
      </w:r>
      <w:proofErr w:type="spellEnd"/>
      <w:r w:rsidRPr="00212290">
        <w:t xml:space="preserve"> de </w:t>
      </w:r>
      <w:proofErr w:type="spellStart"/>
      <w:r w:rsidRPr="00212290">
        <w:t>estado</w:t>
      </w:r>
      <w:proofErr w:type="spellEnd"/>
      <w:r w:rsidRPr="00212290">
        <w:t xml:space="preserve">, </w:t>
      </w:r>
      <w:proofErr w:type="spellStart"/>
      <w:r w:rsidRPr="00212290">
        <w:t>garantindo</w:t>
      </w:r>
      <w:proofErr w:type="spellEnd"/>
      <w:r w:rsidRPr="00212290">
        <w:t xml:space="preserve"> a </w:t>
      </w:r>
      <w:proofErr w:type="spellStart"/>
      <w:r w:rsidRPr="00212290">
        <w:t>coerência</w:t>
      </w:r>
      <w:proofErr w:type="spellEnd"/>
      <w:r w:rsidRPr="00212290">
        <w:t xml:space="preserve"> do </w:t>
      </w:r>
      <w:proofErr w:type="spellStart"/>
      <w:r w:rsidRPr="00212290">
        <w:t>seu</w:t>
      </w:r>
      <w:proofErr w:type="spellEnd"/>
      <w:r w:rsidRPr="00212290">
        <w:t xml:space="preserve"> </w:t>
      </w:r>
      <w:proofErr w:type="spellStart"/>
      <w:r w:rsidRPr="00212290">
        <w:t>ciclo</w:t>
      </w:r>
      <w:proofErr w:type="spellEnd"/>
      <w:r w:rsidRPr="00212290">
        <w:t xml:space="preserve"> de </w:t>
      </w:r>
      <w:proofErr w:type="spellStart"/>
      <w:r w:rsidRPr="00212290">
        <w:t>vida</w:t>
      </w:r>
      <w:proofErr w:type="spellEnd"/>
      <w:r w:rsidRPr="00212290">
        <w:t>.</w:t>
      </w:r>
    </w:p>
    <w:p w14:paraId="7DF2DEE0" w14:textId="77777777" w:rsidR="00212290" w:rsidRPr="00212290" w:rsidRDefault="00212290" w:rsidP="00355076">
      <w:pPr>
        <w:ind w:left="-284" w:firstLine="284"/>
        <w:jc w:val="both"/>
        <w:pPrChange w:id="320" w:author="Mário Adérito Kumolehã Figueira" w:date="2026-05-17T23:04:00Z" w16du:dateUtc="2026-05-17T22:04:00Z">
          <w:pPr>
            <w:ind w:left="-284"/>
            <w:jc w:val="both"/>
          </w:pPr>
        </w:pPrChange>
      </w:pPr>
      <w:r w:rsidRPr="00212290">
        <w:t xml:space="preserve">A </w:t>
      </w:r>
      <w:proofErr w:type="spellStart"/>
      <w:r w:rsidRPr="00212290">
        <w:t>classe</w:t>
      </w:r>
      <w:proofErr w:type="spellEnd"/>
      <w:r w:rsidRPr="00212290">
        <w:t xml:space="preserve"> Sistema atua </w:t>
      </w:r>
      <w:proofErr w:type="spellStart"/>
      <w:r w:rsidRPr="00212290">
        <w:t>como</w:t>
      </w:r>
      <w:proofErr w:type="spellEnd"/>
      <w:r w:rsidRPr="00212290">
        <w:t xml:space="preserve"> </w:t>
      </w:r>
      <w:proofErr w:type="spellStart"/>
      <w:r w:rsidRPr="00212290">
        <w:t>controlador</w:t>
      </w:r>
      <w:proofErr w:type="spellEnd"/>
      <w:r w:rsidRPr="00212290">
        <w:t xml:space="preserve"> principal, </w:t>
      </w:r>
      <w:proofErr w:type="spellStart"/>
      <w:r w:rsidRPr="00212290">
        <w:t>coordenando</w:t>
      </w:r>
      <w:proofErr w:type="spellEnd"/>
      <w:r w:rsidRPr="00212290">
        <w:t xml:space="preserve"> </w:t>
      </w:r>
      <w:proofErr w:type="spellStart"/>
      <w:r w:rsidRPr="00212290">
        <w:t>os</w:t>
      </w:r>
      <w:proofErr w:type="spellEnd"/>
      <w:r w:rsidRPr="00212290">
        <w:t xml:space="preserve"> </w:t>
      </w:r>
      <w:proofErr w:type="spellStart"/>
      <w:r w:rsidRPr="00212290">
        <w:t>diferentes</w:t>
      </w:r>
      <w:proofErr w:type="spellEnd"/>
      <w:r w:rsidRPr="00212290">
        <w:t xml:space="preserve"> </w:t>
      </w:r>
      <w:proofErr w:type="spellStart"/>
      <w:r w:rsidRPr="00212290">
        <w:t>casos</w:t>
      </w:r>
      <w:proofErr w:type="spellEnd"/>
      <w:r w:rsidRPr="00212290">
        <w:t xml:space="preserve"> de </w:t>
      </w:r>
      <w:proofErr w:type="spellStart"/>
      <w:r w:rsidRPr="00212290">
        <w:t>uso</w:t>
      </w:r>
      <w:proofErr w:type="spellEnd"/>
      <w:r w:rsidRPr="00212290">
        <w:t xml:space="preserve">, </w:t>
      </w:r>
      <w:proofErr w:type="spellStart"/>
      <w:r w:rsidRPr="00212290">
        <w:t>efetuando</w:t>
      </w:r>
      <w:proofErr w:type="spellEnd"/>
      <w:r w:rsidRPr="00212290">
        <w:t xml:space="preserve"> </w:t>
      </w:r>
      <w:proofErr w:type="spellStart"/>
      <w:r w:rsidRPr="00212290">
        <w:t>validações</w:t>
      </w:r>
      <w:proofErr w:type="spellEnd"/>
      <w:r w:rsidRPr="00212290">
        <w:t xml:space="preserve"> e </w:t>
      </w:r>
      <w:proofErr w:type="spellStart"/>
      <w:r w:rsidRPr="00212290">
        <w:t>comunicando</w:t>
      </w:r>
      <w:proofErr w:type="spellEnd"/>
      <w:r w:rsidRPr="00212290">
        <w:t xml:space="preserve"> com </w:t>
      </w:r>
      <w:proofErr w:type="spellStart"/>
      <w:r w:rsidRPr="00212290">
        <w:t>os</w:t>
      </w:r>
      <w:proofErr w:type="spellEnd"/>
      <w:r w:rsidRPr="00212290">
        <w:t xml:space="preserve"> </w:t>
      </w:r>
      <w:proofErr w:type="spellStart"/>
      <w:r w:rsidRPr="00212290">
        <w:t>repositórios</w:t>
      </w:r>
      <w:proofErr w:type="spellEnd"/>
      <w:r w:rsidRPr="00212290">
        <w:t xml:space="preserve"> e </w:t>
      </w:r>
      <w:proofErr w:type="spellStart"/>
      <w:r w:rsidRPr="00212290">
        <w:t>serviços</w:t>
      </w:r>
      <w:proofErr w:type="spellEnd"/>
      <w:r w:rsidRPr="00212290">
        <w:t xml:space="preserve">. Por </w:t>
      </w:r>
      <w:proofErr w:type="spellStart"/>
      <w:r w:rsidRPr="00212290">
        <w:t>sua</w:t>
      </w:r>
      <w:proofErr w:type="spellEnd"/>
      <w:r w:rsidRPr="00212290">
        <w:t xml:space="preserve"> </w:t>
      </w:r>
      <w:proofErr w:type="spellStart"/>
      <w:r w:rsidRPr="00212290">
        <w:t>vez</w:t>
      </w:r>
      <w:proofErr w:type="spellEnd"/>
      <w:r w:rsidRPr="00212290">
        <w:t xml:space="preserve">, a </w:t>
      </w:r>
      <w:proofErr w:type="spellStart"/>
      <w:r w:rsidRPr="00212290">
        <w:t>classe</w:t>
      </w:r>
      <w:proofErr w:type="spellEnd"/>
      <w:r w:rsidRPr="00212290">
        <w:t xml:space="preserve"> </w:t>
      </w:r>
      <w:proofErr w:type="spellStart"/>
      <w:r w:rsidRPr="005B69B9">
        <w:rPr>
          <w:b/>
        </w:rPr>
        <w:t>Recomendacao</w:t>
      </w:r>
      <w:proofErr w:type="spellEnd"/>
      <w:r w:rsidRPr="00212290">
        <w:t xml:space="preserve"> </w:t>
      </w:r>
      <w:proofErr w:type="spellStart"/>
      <w:r w:rsidRPr="00212290">
        <w:t>encapsula</w:t>
      </w:r>
      <w:proofErr w:type="spellEnd"/>
      <w:r w:rsidRPr="00212290">
        <w:t xml:space="preserve"> a </w:t>
      </w:r>
      <w:proofErr w:type="spellStart"/>
      <w:r w:rsidRPr="00212290">
        <w:t>lógica</w:t>
      </w:r>
      <w:proofErr w:type="spellEnd"/>
      <w:r w:rsidRPr="00212290">
        <w:t xml:space="preserve"> de </w:t>
      </w:r>
      <w:proofErr w:type="spellStart"/>
      <w:r w:rsidRPr="00212290">
        <w:t>seleção</w:t>
      </w:r>
      <w:proofErr w:type="spellEnd"/>
      <w:r w:rsidRPr="00212290">
        <w:t xml:space="preserve"> de </w:t>
      </w:r>
      <w:proofErr w:type="spellStart"/>
      <w:r w:rsidRPr="00212290">
        <w:t>veículos</w:t>
      </w:r>
      <w:proofErr w:type="spellEnd"/>
      <w:r w:rsidRPr="00212290">
        <w:t xml:space="preserve">, </w:t>
      </w:r>
      <w:proofErr w:type="spellStart"/>
      <w:r w:rsidRPr="00212290">
        <w:t>permitindo</w:t>
      </w:r>
      <w:proofErr w:type="spellEnd"/>
      <w:r w:rsidRPr="00212290">
        <w:t xml:space="preserve"> </w:t>
      </w:r>
      <w:proofErr w:type="spellStart"/>
      <w:r w:rsidRPr="00212290">
        <w:t>identificar</w:t>
      </w:r>
      <w:proofErr w:type="spellEnd"/>
      <w:r w:rsidRPr="00212290">
        <w:t xml:space="preserve"> o </w:t>
      </w:r>
      <w:proofErr w:type="spellStart"/>
      <w:r w:rsidRPr="00212290">
        <w:t>veículo</w:t>
      </w:r>
      <w:proofErr w:type="spellEnd"/>
      <w:r w:rsidRPr="00212290">
        <w:t xml:space="preserve"> </w:t>
      </w:r>
      <w:proofErr w:type="spellStart"/>
      <w:r w:rsidRPr="00212290">
        <w:t>mais</w:t>
      </w:r>
      <w:proofErr w:type="spellEnd"/>
      <w:r w:rsidRPr="00212290">
        <w:t xml:space="preserve"> </w:t>
      </w:r>
      <w:proofErr w:type="spellStart"/>
      <w:r w:rsidRPr="00212290">
        <w:t>adequado</w:t>
      </w:r>
      <w:proofErr w:type="spellEnd"/>
      <w:r w:rsidRPr="00212290">
        <w:t xml:space="preserve"> </w:t>
      </w:r>
      <w:proofErr w:type="spellStart"/>
      <w:r w:rsidRPr="00212290">
        <w:t>consoante</w:t>
      </w:r>
      <w:proofErr w:type="spellEnd"/>
      <w:r w:rsidRPr="00212290">
        <w:t xml:space="preserve"> a </w:t>
      </w:r>
      <w:proofErr w:type="spellStart"/>
      <w:r w:rsidRPr="00212290">
        <w:t>capacidade</w:t>
      </w:r>
      <w:proofErr w:type="spellEnd"/>
      <w:r w:rsidRPr="00212290">
        <w:t xml:space="preserve"> e </w:t>
      </w:r>
      <w:proofErr w:type="spellStart"/>
      <w:r w:rsidRPr="00212290">
        <w:t>disponibilidade</w:t>
      </w:r>
      <w:proofErr w:type="spellEnd"/>
      <w:r w:rsidRPr="00212290">
        <w:t>.</w:t>
      </w:r>
    </w:p>
    <w:p w14:paraId="695D3A33" w14:textId="77777777" w:rsidR="00212290" w:rsidRPr="00212290" w:rsidRDefault="00212290" w:rsidP="007A624B">
      <w:pPr>
        <w:ind w:left="-284"/>
        <w:jc w:val="both"/>
      </w:pPr>
      <w:proofErr w:type="spellStart"/>
      <w:r w:rsidRPr="00212290">
        <w:t>Os</w:t>
      </w:r>
      <w:proofErr w:type="spellEnd"/>
      <w:r w:rsidRPr="00212290">
        <w:t xml:space="preserve"> </w:t>
      </w:r>
      <w:proofErr w:type="spellStart"/>
      <w:r w:rsidRPr="00333D36">
        <w:rPr>
          <w:b/>
        </w:rPr>
        <w:t>repositórios</w:t>
      </w:r>
      <w:proofErr w:type="spellEnd"/>
      <w:r w:rsidRPr="00212290">
        <w:t xml:space="preserve"> (</w:t>
      </w:r>
      <w:r w:rsidRPr="00212290">
        <w:rPr>
          <w:i/>
          <w:iCs/>
        </w:rPr>
        <w:t>Repository</w:t>
      </w:r>
      <w:r w:rsidRPr="00212290">
        <w:t xml:space="preserve">) </w:t>
      </w:r>
      <w:proofErr w:type="spellStart"/>
      <w:r w:rsidRPr="00212290">
        <w:t>são</w:t>
      </w:r>
      <w:proofErr w:type="spellEnd"/>
      <w:r w:rsidRPr="00212290">
        <w:t xml:space="preserve"> </w:t>
      </w:r>
      <w:proofErr w:type="spellStart"/>
      <w:r w:rsidRPr="00212290">
        <w:t>responsáveis</w:t>
      </w:r>
      <w:proofErr w:type="spellEnd"/>
      <w:r w:rsidRPr="00212290">
        <w:t xml:space="preserve"> </w:t>
      </w:r>
      <w:proofErr w:type="spellStart"/>
      <w:r w:rsidRPr="00212290">
        <w:t>por</w:t>
      </w:r>
      <w:proofErr w:type="spellEnd"/>
      <w:r w:rsidRPr="00212290">
        <w:t xml:space="preserve"> </w:t>
      </w:r>
      <w:proofErr w:type="spellStart"/>
      <w:r w:rsidRPr="00212290">
        <w:t>armazenar</w:t>
      </w:r>
      <w:proofErr w:type="spellEnd"/>
      <w:r w:rsidRPr="00212290">
        <w:t xml:space="preserve"> </w:t>
      </w:r>
      <w:proofErr w:type="spellStart"/>
      <w:r w:rsidRPr="00212290">
        <w:t>os</w:t>
      </w:r>
      <w:proofErr w:type="spellEnd"/>
      <w:r w:rsidRPr="00212290">
        <w:t xml:space="preserve"> dados </w:t>
      </w:r>
      <w:proofErr w:type="spellStart"/>
      <w:r w:rsidRPr="00212290">
        <w:t>em</w:t>
      </w:r>
      <w:proofErr w:type="spellEnd"/>
      <w:r w:rsidRPr="00212290">
        <w:t xml:space="preserve"> </w:t>
      </w:r>
      <w:proofErr w:type="spellStart"/>
      <w:r w:rsidRPr="00212290">
        <w:t>memória</w:t>
      </w:r>
      <w:proofErr w:type="spellEnd"/>
      <w:r w:rsidRPr="00212290">
        <w:t xml:space="preserve">, </w:t>
      </w:r>
      <w:proofErr w:type="spellStart"/>
      <w:r w:rsidRPr="00212290">
        <w:t>utilizando</w:t>
      </w:r>
      <w:proofErr w:type="spellEnd"/>
      <w:r w:rsidRPr="00212290">
        <w:t xml:space="preserve"> </w:t>
      </w:r>
      <w:proofErr w:type="spellStart"/>
      <w:r w:rsidRPr="00212290">
        <w:t>estruturas</w:t>
      </w:r>
      <w:proofErr w:type="spellEnd"/>
      <w:r w:rsidRPr="00212290">
        <w:t xml:space="preserve"> </w:t>
      </w:r>
      <w:proofErr w:type="spellStart"/>
      <w:r w:rsidRPr="00212290">
        <w:t>baseadas</w:t>
      </w:r>
      <w:proofErr w:type="spellEnd"/>
      <w:r w:rsidRPr="00212290">
        <w:t xml:space="preserve"> </w:t>
      </w:r>
      <w:proofErr w:type="spellStart"/>
      <w:r w:rsidRPr="00212290">
        <w:t>em</w:t>
      </w:r>
      <w:proofErr w:type="spellEnd"/>
      <w:r w:rsidRPr="00212290">
        <w:t xml:space="preserve"> </w:t>
      </w:r>
      <w:proofErr w:type="gramStart"/>
      <w:r w:rsidRPr="00212290">
        <w:rPr>
          <w:i/>
          <w:iCs/>
        </w:rPr>
        <w:t>std::</w:t>
      </w:r>
      <w:proofErr w:type="gramEnd"/>
      <w:r w:rsidRPr="00212290">
        <w:rPr>
          <w:i/>
          <w:iCs/>
        </w:rPr>
        <w:t>vector</w:t>
      </w:r>
      <w:r w:rsidRPr="00212290">
        <w:t xml:space="preserve">, e </w:t>
      </w:r>
      <w:proofErr w:type="spellStart"/>
      <w:r w:rsidRPr="00212290">
        <w:t>disponibilizam</w:t>
      </w:r>
      <w:proofErr w:type="spellEnd"/>
      <w:r w:rsidRPr="00212290">
        <w:t xml:space="preserve"> </w:t>
      </w:r>
      <w:proofErr w:type="spellStart"/>
      <w:r w:rsidRPr="00212290">
        <w:t>operações</w:t>
      </w:r>
      <w:proofErr w:type="spellEnd"/>
      <w:r w:rsidRPr="00212290">
        <w:t xml:space="preserve"> de </w:t>
      </w:r>
      <w:proofErr w:type="spellStart"/>
      <w:r w:rsidRPr="00212290">
        <w:t>inserção</w:t>
      </w:r>
      <w:proofErr w:type="spellEnd"/>
      <w:r w:rsidRPr="00212290">
        <w:t xml:space="preserve">, </w:t>
      </w:r>
      <w:proofErr w:type="spellStart"/>
      <w:r w:rsidRPr="00212290">
        <w:t>remoção</w:t>
      </w:r>
      <w:proofErr w:type="spellEnd"/>
      <w:r w:rsidRPr="00212290">
        <w:t xml:space="preserve"> e </w:t>
      </w:r>
      <w:proofErr w:type="spellStart"/>
      <w:r w:rsidRPr="00212290">
        <w:t>pesquisa</w:t>
      </w:r>
      <w:proofErr w:type="spellEnd"/>
      <w:r w:rsidRPr="00212290">
        <w:t>.</w:t>
      </w:r>
    </w:p>
    <w:p w14:paraId="388E9610" w14:textId="0E4368C2" w:rsidR="00212290" w:rsidRPr="00212290" w:rsidRDefault="00212290" w:rsidP="007A624B">
      <w:pPr>
        <w:ind w:left="-284"/>
      </w:pPr>
    </w:p>
    <w:p w14:paraId="511FADFE" w14:textId="5101CC88" w:rsidR="00212290" w:rsidRPr="00212290" w:rsidRDefault="00212290" w:rsidP="00755E2E">
      <w:pPr>
        <w:keepNext/>
        <w:spacing w:before="240" w:after="120"/>
        <w:ind w:left="-284"/>
        <w:rPr>
          <w:b/>
        </w:rPr>
      </w:pPr>
      <w:r w:rsidRPr="00212290">
        <w:rPr>
          <w:b/>
        </w:rPr>
        <w:t>9.4</w:t>
      </w:r>
      <w:r w:rsidR="00755E2E" w:rsidRPr="00B942BD">
        <w:tab/>
      </w:r>
      <w:proofErr w:type="spellStart"/>
      <w:r w:rsidRPr="00212290">
        <w:rPr>
          <w:b/>
        </w:rPr>
        <w:t>Fluxo</w:t>
      </w:r>
      <w:proofErr w:type="spellEnd"/>
      <w:r w:rsidRPr="00212290">
        <w:rPr>
          <w:b/>
        </w:rPr>
        <w:t xml:space="preserve"> Principal do Sistema</w:t>
      </w:r>
      <w:r w:rsidR="00755E2E" w:rsidRPr="00212290">
        <w:rPr>
          <w:b/>
          <w:bCs/>
        </w:rPr>
        <w:t xml:space="preserve"> </w:t>
      </w:r>
    </w:p>
    <w:p w14:paraId="4762BC5E" w14:textId="77777777" w:rsidR="00212290" w:rsidRPr="00212290" w:rsidRDefault="00212290" w:rsidP="007A624B">
      <w:pPr>
        <w:ind w:left="-284"/>
      </w:pPr>
      <w:r w:rsidRPr="00212290">
        <w:t xml:space="preserve">O funcionamento do sistema pode ser observado através do fluxo de criação de uma encomenda. </w:t>
      </w:r>
      <w:proofErr w:type="spellStart"/>
      <w:r w:rsidRPr="00212290">
        <w:t>Inicialmente</w:t>
      </w:r>
      <w:proofErr w:type="spellEnd"/>
      <w:r w:rsidRPr="00212290">
        <w:t xml:space="preserve">, o </w:t>
      </w:r>
      <w:proofErr w:type="spellStart"/>
      <w:r w:rsidRPr="00212290">
        <w:t>utilizador</w:t>
      </w:r>
      <w:proofErr w:type="spellEnd"/>
      <w:r w:rsidRPr="00212290">
        <w:t xml:space="preserve"> </w:t>
      </w:r>
      <w:proofErr w:type="spellStart"/>
      <w:r w:rsidRPr="00212290">
        <w:t>introduz</w:t>
      </w:r>
      <w:proofErr w:type="spellEnd"/>
      <w:r w:rsidRPr="00212290">
        <w:t xml:space="preserve"> </w:t>
      </w:r>
      <w:proofErr w:type="spellStart"/>
      <w:r w:rsidRPr="00212290">
        <w:t>os</w:t>
      </w:r>
      <w:proofErr w:type="spellEnd"/>
      <w:r w:rsidRPr="00212290">
        <w:t xml:space="preserve"> dados </w:t>
      </w:r>
      <w:proofErr w:type="spellStart"/>
      <w:r w:rsidRPr="00212290">
        <w:t>necessários</w:t>
      </w:r>
      <w:proofErr w:type="spellEnd"/>
      <w:r w:rsidRPr="00212290">
        <w:t xml:space="preserve"> </w:t>
      </w:r>
      <w:proofErr w:type="spellStart"/>
      <w:r w:rsidRPr="00212290">
        <w:t>na</w:t>
      </w:r>
      <w:proofErr w:type="spellEnd"/>
      <w:r w:rsidRPr="00212290">
        <w:t xml:space="preserve"> interface. Estes dados </w:t>
      </w:r>
      <w:proofErr w:type="spellStart"/>
      <w:r w:rsidRPr="00212290">
        <w:t>são</w:t>
      </w:r>
      <w:proofErr w:type="spellEnd"/>
      <w:r w:rsidRPr="00212290">
        <w:t xml:space="preserve"> </w:t>
      </w:r>
      <w:proofErr w:type="spellStart"/>
      <w:r w:rsidRPr="00212290">
        <w:t>enviados</w:t>
      </w:r>
      <w:proofErr w:type="spellEnd"/>
      <w:r w:rsidRPr="00212290">
        <w:t xml:space="preserve"> para a </w:t>
      </w:r>
      <w:proofErr w:type="spellStart"/>
      <w:r w:rsidRPr="00212290">
        <w:t>classe</w:t>
      </w:r>
      <w:proofErr w:type="spellEnd"/>
      <w:r w:rsidRPr="00212290">
        <w:t xml:space="preserve"> </w:t>
      </w:r>
      <w:r w:rsidRPr="007A624B">
        <w:rPr>
          <w:b/>
        </w:rPr>
        <w:t>Sistema</w:t>
      </w:r>
      <w:r w:rsidRPr="00212290">
        <w:t xml:space="preserve">, </w:t>
      </w:r>
      <w:proofErr w:type="spellStart"/>
      <w:r w:rsidRPr="00212290">
        <w:t>que</w:t>
      </w:r>
      <w:proofErr w:type="spellEnd"/>
      <w:r w:rsidRPr="00212290">
        <w:t xml:space="preserve"> </w:t>
      </w:r>
      <w:proofErr w:type="spellStart"/>
      <w:r w:rsidRPr="00212290">
        <w:t>valida</w:t>
      </w:r>
      <w:proofErr w:type="spellEnd"/>
      <w:r w:rsidRPr="00212290">
        <w:t xml:space="preserve"> </w:t>
      </w:r>
      <w:proofErr w:type="spellStart"/>
      <w:r w:rsidRPr="00212290">
        <w:t>condições</w:t>
      </w:r>
      <w:proofErr w:type="spellEnd"/>
      <w:r w:rsidRPr="00212290">
        <w:t xml:space="preserve"> </w:t>
      </w:r>
      <w:proofErr w:type="spellStart"/>
      <w:r w:rsidRPr="00212290">
        <w:t>como</w:t>
      </w:r>
      <w:proofErr w:type="spellEnd"/>
      <w:r w:rsidRPr="00212290">
        <w:t xml:space="preserve"> </w:t>
      </w:r>
      <w:proofErr w:type="gramStart"/>
      <w:r w:rsidRPr="00212290">
        <w:t>a</w:t>
      </w:r>
      <w:proofErr w:type="gramEnd"/>
      <w:r w:rsidRPr="00212290">
        <w:t xml:space="preserve"> </w:t>
      </w:r>
      <w:proofErr w:type="spellStart"/>
      <w:r w:rsidRPr="00212290">
        <w:t>existência</w:t>
      </w:r>
      <w:proofErr w:type="spellEnd"/>
      <w:r w:rsidRPr="00212290">
        <w:t xml:space="preserve"> do </w:t>
      </w:r>
      <w:proofErr w:type="spellStart"/>
      <w:r w:rsidRPr="00212290">
        <w:t>cliente</w:t>
      </w:r>
      <w:proofErr w:type="spellEnd"/>
      <w:r w:rsidRPr="00212290">
        <w:t xml:space="preserve">, a </w:t>
      </w:r>
      <w:proofErr w:type="spellStart"/>
      <w:r w:rsidRPr="00212290">
        <w:t>diferença</w:t>
      </w:r>
      <w:proofErr w:type="spellEnd"/>
      <w:r w:rsidRPr="00212290">
        <w:t xml:space="preserve"> entre </w:t>
      </w:r>
      <w:proofErr w:type="spellStart"/>
      <w:r w:rsidRPr="00212290">
        <w:t>depósitos</w:t>
      </w:r>
      <w:proofErr w:type="spellEnd"/>
      <w:r w:rsidRPr="00212290">
        <w:t xml:space="preserve"> de </w:t>
      </w:r>
      <w:proofErr w:type="spellStart"/>
      <w:r w:rsidRPr="00212290">
        <w:t>origem</w:t>
      </w:r>
      <w:proofErr w:type="spellEnd"/>
      <w:r w:rsidRPr="00212290">
        <w:t xml:space="preserve"> e </w:t>
      </w:r>
      <w:proofErr w:type="spellStart"/>
      <w:r w:rsidRPr="00212290">
        <w:t>destino</w:t>
      </w:r>
      <w:proofErr w:type="spellEnd"/>
      <w:r w:rsidRPr="00212290">
        <w:t xml:space="preserve"> e o peso da </w:t>
      </w:r>
      <w:proofErr w:type="spellStart"/>
      <w:r w:rsidRPr="00212290">
        <w:t>encomenda</w:t>
      </w:r>
      <w:proofErr w:type="spellEnd"/>
      <w:r w:rsidRPr="00212290">
        <w:t>.</w:t>
      </w:r>
    </w:p>
    <w:p w14:paraId="31E14CD9" w14:textId="50E27E81" w:rsidR="00212290" w:rsidRPr="00212290" w:rsidRDefault="00212290" w:rsidP="00355076">
      <w:pPr>
        <w:ind w:left="-284" w:firstLine="284"/>
        <w:pPrChange w:id="321" w:author="Mário Adérito Kumolehã Figueira" w:date="2026-05-17T23:04:00Z" w16du:dateUtc="2026-05-17T22:04:00Z">
          <w:pPr>
            <w:ind w:left="-284"/>
          </w:pPr>
        </w:pPrChange>
      </w:pPr>
      <w:r w:rsidRPr="00212290">
        <w:t xml:space="preserve">Se as </w:t>
      </w:r>
      <w:proofErr w:type="spellStart"/>
      <w:r w:rsidRPr="00212290">
        <w:t>validações</w:t>
      </w:r>
      <w:proofErr w:type="spellEnd"/>
      <w:r w:rsidRPr="00212290">
        <w:t xml:space="preserve"> </w:t>
      </w:r>
      <w:proofErr w:type="spellStart"/>
      <w:r w:rsidRPr="00212290">
        <w:t>forem</w:t>
      </w:r>
      <w:proofErr w:type="spellEnd"/>
      <w:r w:rsidRPr="00212290">
        <w:t xml:space="preserve"> </w:t>
      </w:r>
      <w:proofErr w:type="spellStart"/>
      <w:r w:rsidRPr="00212290">
        <w:t>satisfeitas</w:t>
      </w:r>
      <w:proofErr w:type="spellEnd"/>
      <w:r w:rsidRPr="00212290">
        <w:t xml:space="preserve">, </w:t>
      </w:r>
      <w:proofErr w:type="gramStart"/>
      <w:r w:rsidRPr="00212290">
        <w:t>a</w:t>
      </w:r>
      <w:proofErr w:type="gramEnd"/>
      <w:r w:rsidRPr="00212290">
        <w:t xml:space="preserve"> </w:t>
      </w:r>
      <w:proofErr w:type="spellStart"/>
      <w:r w:rsidRPr="00212290">
        <w:t>encomenda</w:t>
      </w:r>
      <w:proofErr w:type="spellEnd"/>
      <w:r w:rsidRPr="00212290">
        <w:t xml:space="preserve"> é </w:t>
      </w:r>
      <w:proofErr w:type="spellStart"/>
      <w:r w:rsidRPr="00212290">
        <w:t>criada</w:t>
      </w:r>
      <w:proofErr w:type="spellEnd"/>
      <w:r w:rsidRPr="00212290">
        <w:t xml:space="preserve"> no </w:t>
      </w:r>
      <w:proofErr w:type="spellStart"/>
      <w:r w:rsidRPr="00212290">
        <w:t>repositório</w:t>
      </w:r>
      <w:proofErr w:type="spellEnd"/>
      <w:r w:rsidRPr="00212290">
        <w:t xml:space="preserve"> </w:t>
      </w:r>
      <w:proofErr w:type="spellStart"/>
      <w:r w:rsidRPr="00212290">
        <w:t>correspondente</w:t>
      </w:r>
      <w:proofErr w:type="spellEnd"/>
      <w:r w:rsidRPr="00212290">
        <w:t xml:space="preserve">. De </w:t>
      </w:r>
      <w:proofErr w:type="spellStart"/>
      <w:r w:rsidRPr="00212290">
        <w:t>seguida</w:t>
      </w:r>
      <w:proofErr w:type="spellEnd"/>
      <w:r w:rsidRPr="00212290">
        <w:t xml:space="preserve">, o </w:t>
      </w:r>
      <w:proofErr w:type="spellStart"/>
      <w:r w:rsidRPr="00212290">
        <w:t>sistema</w:t>
      </w:r>
      <w:proofErr w:type="spellEnd"/>
      <w:r w:rsidRPr="00212290">
        <w:t xml:space="preserve"> </w:t>
      </w:r>
      <w:proofErr w:type="spellStart"/>
      <w:r w:rsidRPr="00212290">
        <w:t>utiliza</w:t>
      </w:r>
      <w:proofErr w:type="spellEnd"/>
      <w:r w:rsidRPr="00212290">
        <w:t xml:space="preserve"> a </w:t>
      </w:r>
      <w:proofErr w:type="spellStart"/>
      <w:r w:rsidRPr="00212290">
        <w:t>classe</w:t>
      </w:r>
      <w:proofErr w:type="spellEnd"/>
      <w:r w:rsidRPr="00212290">
        <w:t xml:space="preserve"> </w:t>
      </w:r>
      <w:proofErr w:type="spellStart"/>
      <w:r w:rsidRPr="00212290">
        <w:t>Recomendacao</w:t>
      </w:r>
      <w:proofErr w:type="spellEnd"/>
      <w:r w:rsidRPr="00212290">
        <w:t xml:space="preserve"> para </w:t>
      </w:r>
      <w:proofErr w:type="spellStart"/>
      <w:r w:rsidRPr="00212290">
        <w:t>identificar</w:t>
      </w:r>
      <w:proofErr w:type="spellEnd"/>
      <w:r w:rsidRPr="00212290">
        <w:t xml:space="preserve"> um </w:t>
      </w:r>
      <w:proofErr w:type="spellStart"/>
      <w:r w:rsidRPr="00212290">
        <w:t>veículo</w:t>
      </w:r>
      <w:proofErr w:type="spellEnd"/>
      <w:r w:rsidRPr="00212290">
        <w:t xml:space="preserve"> </w:t>
      </w:r>
      <w:proofErr w:type="spellStart"/>
      <w:r w:rsidRPr="00212290">
        <w:t>disponível</w:t>
      </w:r>
      <w:proofErr w:type="spellEnd"/>
      <w:r w:rsidRPr="00212290">
        <w:t xml:space="preserve"> com </w:t>
      </w:r>
      <w:proofErr w:type="spellStart"/>
      <w:r w:rsidRPr="00212290">
        <w:t>capacidade</w:t>
      </w:r>
      <w:proofErr w:type="spellEnd"/>
      <w:r w:rsidRPr="00212290">
        <w:t xml:space="preserve"> </w:t>
      </w:r>
      <w:proofErr w:type="spellStart"/>
      <w:r w:rsidRPr="00212290">
        <w:t>adequada</w:t>
      </w:r>
      <w:proofErr w:type="spellEnd"/>
      <w:r w:rsidRPr="00212290">
        <w:t xml:space="preserve">. Caso </w:t>
      </w:r>
      <w:proofErr w:type="spellStart"/>
      <w:r w:rsidRPr="00212290">
        <w:t>exista</w:t>
      </w:r>
      <w:proofErr w:type="spellEnd"/>
      <w:r w:rsidRPr="00212290">
        <w:t xml:space="preserve"> um </w:t>
      </w:r>
      <w:proofErr w:type="spellStart"/>
      <w:r w:rsidRPr="00212290">
        <w:t>veículo</w:t>
      </w:r>
      <w:proofErr w:type="spellEnd"/>
      <w:r w:rsidRPr="00212290">
        <w:t xml:space="preserve"> </w:t>
      </w:r>
      <w:proofErr w:type="spellStart"/>
      <w:r w:rsidRPr="00212290">
        <w:t>adequado</w:t>
      </w:r>
      <w:proofErr w:type="spellEnd"/>
      <w:r w:rsidRPr="00212290">
        <w:t xml:space="preserve">, </w:t>
      </w:r>
      <w:proofErr w:type="spellStart"/>
      <w:r w:rsidRPr="00212290">
        <w:t>este</w:t>
      </w:r>
      <w:proofErr w:type="spellEnd"/>
      <w:r w:rsidRPr="00212290">
        <w:t xml:space="preserve"> é </w:t>
      </w:r>
      <w:proofErr w:type="spellStart"/>
      <w:r w:rsidRPr="00212290">
        <w:t>associado</w:t>
      </w:r>
      <w:proofErr w:type="spellEnd"/>
      <w:r w:rsidRPr="00212290">
        <w:t xml:space="preserve"> à </w:t>
      </w:r>
      <w:proofErr w:type="spellStart"/>
      <w:r w:rsidRPr="00212290">
        <w:t>encomenda</w:t>
      </w:r>
      <w:proofErr w:type="spellEnd"/>
      <w:r w:rsidRPr="00212290">
        <w:t xml:space="preserve"> e </w:t>
      </w:r>
      <w:proofErr w:type="spellStart"/>
      <w:r w:rsidRPr="00212290">
        <w:t>marcado</w:t>
      </w:r>
      <w:proofErr w:type="spellEnd"/>
      <w:r w:rsidRPr="00212290">
        <w:t xml:space="preserve"> </w:t>
      </w:r>
      <w:proofErr w:type="spellStart"/>
      <w:r w:rsidRPr="00212290">
        <w:t>como</w:t>
      </w:r>
      <w:proofErr w:type="spellEnd"/>
      <w:r w:rsidRPr="00212290">
        <w:t xml:space="preserve"> </w:t>
      </w:r>
      <w:proofErr w:type="spellStart"/>
      <w:r w:rsidRPr="00212290">
        <w:t>indisponível</w:t>
      </w:r>
      <w:proofErr w:type="spellEnd"/>
      <w:r w:rsidRPr="00212290">
        <w:t xml:space="preserve">. Caso </w:t>
      </w:r>
      <w:proofErr w:type="spellStart"/>
      <w:r w:rsidRPr="00212290">
        <w:t>contrário</w:t>
      </w:r>
      <w:proofErr w:type="spellEnd"/>
      <w:r w:rsidRPr="00212290">
        <w:t xml:space="preserve">, </w:t>
      </w:r>
      <w:proofErr w:type="gramStart"/>
      <w:r w:rsidRPr="00212290">
        <w:t>a</w:t>
      </w:r>
      <w:proofErr w:type="gramEnd"/>
      <w:r w:rsidRPr="00212290">
        <w:t xml:space="preserve"> </w:t>
      </w:r>
      <w:proofErr w:type="spellStart"/>
      <w:r w:rsidRPr="00212290">
        <w:t>encomenda</w:t>
      </w:r>
      <w:proofErr w:type="spellEnd"/>
      <w:r w:rsidRPr="00212290">
        <w:t xml:space="preserve"> é </w:t>
      </w:r>
      <w:proofErr w:type="spellStart"/>
      <w:r w:rsidRPr="00212290">
        <w:t>registada</w:t>
      </w:r>
      <w:proofErr w:type="spellEnd"/>
      <w:r w:rsidRPr="00212290">
        <w:t xml:space="preserve"> com </w:t>
      </w:r>
      <w:proofErr w:type="spellStart"/>
      <w:r w:rsidRPr="00212290">
        <w:t>estado</w:t>
      </w:r>
      <w:proofErr w:type="spellEnd"/>
      <w:r w:rsidRPr="00212290">
        <w:t xml:space="preserve"> pendente. </w:t>
      </w:r>
    </w:p>
    <w:p w14:paraId="2B4DED7C" w14:textId="77777777" w:rsidR="00212290" w:rsidRPr="00212290" w:rsidRDefault="00212290" w:rsidP="00355076">
      <w:pPr>
        <w:ind w:left="-284" w:firstLine="284"/>
        <w:pPrChange w:id="322" w:author="Mário Adérito Kumolehã Figueira" w:date="2026-05-17T23:04:00Z" w16du:dateUtc="2026-05-17T22:04:00Z">
          <w:pPr>
            <w:ind w:left="-284"/>
          </w:pPr>
        </w:pPrChange>
      </w:pPr>
      <w:r w:rsidRPr="00212290">
        <w:t>Este fluxo demonstra a interação entre interface, controlador, domínio e serviços, refletindo diretamente o diagrama de sequência definido na fase de desenho.</w:t>
      </w:r>
    </w:p>
    <w:p w14:paraId="679C80EA" w14:textId="21524DD9" w:rsidR="00212290" w:rsidRPr="00212290" w:rsidRDefault="00212290" w:rsidP="007A624B">
      <w:pPr>
        <w:ind w:left="-284"/>
      </w:pPr>
    </w:p>
    <w:p w14:paraId="7A0A8D29" w14:textId="0A6D22E9" w:rsidR="00212290" w:rsidRPr="00212290" w:rsidRDefault="00212290" w:rsidP="00755E2E">
      <w:pPr>
        <w:keepNext/>
        <w:spacing w:before="240" w:after="120"/>
        <w:ind w:left="-284"/>
        <w:rPr>
          <w:b/>
        </w:rPr>
      </w:pPr>
      <w:r w:rsidRPr="00212290">
        <w:rPr>
          <w:b/>
        </w:rPr>
        <w:t>9.5</w:t>
      </w:r>
      <w:r w:rsidR="00755E2E" w:rsidRPr="00B942BD">
        <w:tab/>
      </w:r>
      <w:proofErr w:type="spellStart"/>
      <w:r w:rsidRPr="00212290">
        <w:rPr>
          <w:b/>
        </w:rPr>
        <w:t>Aplicação</w:t>
      </w:r>
      <w:proofErr w:type="spellEnd"/>
      <w:r w:rsidRPr="00212290">
        <w:rPr>
          <w:b/>
        </w:rPr>
        <w:t xml:space="preserve"> dos </w:t>
      </w:r>
      <w:proofErr w:type="spellStart"/>
      <w:r w:rsidRPr="00212290">
        <w:rPr>
          <w:b/>
        </w:rPr>
        <w:t>Padrões</w:t>
      </w:r>
      <w:proofErr w:type="spellEnd"/>
      <w:r w:rsidRPr="00212290">
        <w:rPr>
          <w:b/>
        </w:rPr>
        <w:t xml:space="preserve"> GRASP</w:t>
      </w:r>
    </w:p>
    <w:p w14:paraId="01D65D47" w14:textId="77777777" w:rsidR="00212290" w:rsidRPr="00212290" w:rsidRDefault="00212290" w:rsidP="007A624B">
      <w:pPr>
        <w:ind w:left="-284"/>
      </w:pPr>
      <w:r w:rsidRPr="00212290">
        <w:t xml:space="preserve">Na </w:t>
      </w:r>
      <w:proofErr w:type="spellStart"/>
      <w:r w:rsidRPr="00212290">
        <w:t>implementação</w:t>
      </w:r>
      <w:proofErr w:type="spellEnd"/>
      <w:r w:rsidRPr="00212290">
        <w:t xml:space="preserve"> </w:t>
      </w:r>
      <w:proofErr w:type="spellStart"/>
      <w:r w:rsidRPr="00212290">
        <w:t>foram</w:t>
      </w:r>
      <w:proofErr w:type="spellEnd"/>
      <w:r w:rsidRPr="00212290">
        <w:t xml:space="preserve"> </w:t>
      </w:r>
      <w:proofErr w:type="spellStart"/>
      <w:r w:rsidRPr="00212290">
        <w:t>aplicados</w:t>
      </w:r>
      <w:proofErr w:type="spellEnd"/>
      <w:r w:rsidRPr="00212290">
        <w:t xml:space="preserve"> </w:t>
      </w:r>
      <w:proofErr w:type="spellStart"/>
      <w:r w:rsidRPr="00212290">
        <w:t>vários</w:t>
      </w:r>
      <w:proofErr w:type="spellEnd"/>
      <w:r w:rsidRPr="00212290">
        <w:t xml:space="preserve"> </w:t>
      </w:r>
      <w:proofErr w:type="spellStart"/>
      <w:r w:rsidRPr="00212290">
        <w:t>padrões</w:t>
      </w:r>
      <w:proofErr w:type="spellEnd"/>
      <w:r w:rsidRPr="00212290">
        <w:t xml:space="preserve"> GRASP, </w:t>
      </w:r>
      <w:proofErr w:type="spellStart"/>
      <w:r w:rsidRPr="00212290">
        <w:t>garantindo</w:t>
      </w:r>
      <w:proofErr w:type="spellEnd"/>
      <w:r w:rsidRPr="00212290">
        <w:t xml:space="preserve"> </w:t>
      </w:r>
      <w:proofErr w:type="spellStart"/>
      <w:r w:rsidRPr="00212290">
        <w:t>uma</w:t>
      </w:r>
      <w:proofErr w:type="spellEnd"/>
      <w:r w:rsidRPr="00212290">
        <w:t xml:space="preserve"> </w:t>
      </w:r>
      <w:proofErr w:type="spellStart"/>
      <w:r w:rsidRPr="00212290">
        <w:t>atribuição</w:t>
      </w:r>
      <w:proofErr w:type="spellEnd"/>
      <w:r w:rsidRPr="00212290">
        <w:t xml:space="preserve"> </w:t>
      </w:r>
      <w:proofErr w:type="spellStart"/>
      <w:r w:rsidRPr="00212290">
        <w:t>adequada</w:t>
      </w:r>
      <w:proofErr w:type="spellEnd"/>
      <w:r w:rsidRPr="00212290">
        <w:t xml:space="preserve"> de </w:t>
      </w:r>
      <w:proofErr w:type="spellStart"/>
      <w:r w:rsidRPr="00212290">
        <w:t>responsabilidades</w:t>
      </w:r>
      <w:proofErr w:type="spellEnd"/>
      <w:r w:rsidRPr="00212290">
        <w:t>.</w:t>
      </w:r>
    </w:p>
    <w:p w14:paraId="17C5182E" w14:textId="77777777" w:rsidR="00212290" w:rsidRPr="00212290" w:rsidRDefault="00212290" w:rsidP="00355076">
      <w:pPr>
        <w:ind w:left="-284" w:firstLine="284"/>
        <w:pPrChange w:id="323" w:author="Mário Adérito Kumolehã Figueira" w:date="2026-05-17T23:03:00Z" w16du:dateUtc="2026-05-17T22:03:00Z">
          <w:pPr>
            <w:ind w:left="-284"/>
          </w:pPr>
        </w:pPrChange>
      </w:pPr>
      <w:r w:rsidRPr="00212290">
        <w:t xml:space="preserve">O </w:t>
      </w:r>
      <w:proofErr w:type="spellStart"/>
      <w:r w:rsidRPr="00212290">
        <w:t>padrão</w:t>
      </w:r>
      <w:proofErr w:type="spellEnd"/>
      <w:r w:rsidRPr="00212290">
        <w:t xml:space="preserve"> </w:t>
      </w:r>
      <w:r w:rsidRPr="00212290">
        <w:rPr>
          <w:i/>
        </w:rPr>
        <w:t>Controller</w:t>
      </w:r>
      <w:r w:rsidRPr="00212290">
        <w:t xml:space="preserve"> é </w:t>
      </w:r>
      <w:proofErr w:type="spellStart"/>
      <w:r w:rsidRPr="00212290">
        <w:t>implementado</w:t>
      </w:r>
      <w:proofErr w:type="spellEnd"/>
      <w:r w:rsidRPr="00212290">
        <w:t xml:space="preserve"> pela </w:t>
      </w:r>
      <w:proofErr w:type="spellStart"/>
      <w:r w:rsidRPr="00212290">
        <w:t>classe</w:t>
      </w:r>
      <w:proofErr w:type="spellEnd"/>
      <w:r w:rsidRPr="00212290">
        <w:t xml:space="preserve"> Sistema, </w:t>
      </w:r>
      <w:proofErr w:type="spellStart"/>
      <w:r w:rsidRPr="00212290">
        <w:t>que</w:t>
      </w:r>
      <w:proofErr w:type="spellEnd"/>
      <w:r w:rsidRPr="00212290">
        <w:t xml:space="preserve"> </w:t>
      </w:r>
      <w:proofErr w:type="spellStart"/>
      <w:r w:rsidRPr="00212290">
        <w:t>recebe</w:t>
      </w:r>
      <w:proofErr w:type="spellEnd"/>
      <w:r w:rsidRPr="00212290">
        <w:t xml:space="preserve"> </w:t>
      </w:r>
      <w:proofErr w:type="spellStart"/>
      <w:r w:rsidRPr="00212290">
        <w:t>os</w:t>
      </w:r>
      <w:proofErr w:type="spellEnd"/>
      <w:r w:rsidRPr="00212290">
        <w:t xml:space="preserve"> </w:t>
      </w:r>
      <w:proofErr w:type="spellStart"/>
      <w:r w:rsidRPr="00212290">
        <w:t>pedidos</w:t>
      </w:r>
      <w:proofErr w:type="spellEnd"/>
      <w:r w:rsidRPr="00212290">
        <w:t xml:space="preserve"> da interface e </w:t>
      </w:r>
      <w:proofErr w:type="spellStart"/>
      <w:r w:rsidRPr="00212290">
        <w:t>coordena</w:t>
      </w:r>
      <w:proofErr w:type="spellEnd"/>
      <w:r w:rsidRPr="00212290">
        <w:t xml:space="preserve"> as </w:t>
      </w:r>
      <w:proofErr w:type="spellStart"/>
      <w:r w:rsidRPr="00212290">
        <w:t>operações</w:t>
      </w:r>
      <w:proofErr w:type="spellEnd"/>
      <w:r w:rsidRPr="00212290">
        <w:t xml:space="preserve">. O </w:t>
      </w:r>
      <w:proofErr w:type="spellStart"/>
      <w:r w:rsidRPr="00212290">
        <w:t>padrão</w:t>
      </w:r>
      <w:proofErr w:type="spellEnd"/>
      <w:r w:rsidRPr="00212290">
        <w:t xml:space="preserve"> </w:t>
      </w:r>
      <w:r w:rsidRPr="00212290">
        <w:rPr>
          <w:i/>
          <w:iCs/>
        </w:rPr>
        <w:t>Information Expert</w:t>
      </w:r>
      <w:r w:rsidRPr="00212290">
        <w:t xml:space="preserve"> é </w:t>
      </w:r>
      <w:proofErr w:type="spellStart"/>
      <w:r w:rsidRPr="00212290">
        <w:t>visível</w:t>
      </w:r>
      <w:proofErr w:type="spellEnd"/>
      <w:r w:rsidRPr="00212290">
        <w:t xml:space="preserve"> </w:t>
      </w:r>
      <w:proofErr w:type="spellStart"/>
      <w:r w:rsidRPr="00212290">
        <w:t>nas</w:t>
      </w:r>
      <w:proofErr w:type="spellEnd"/>
      <w:r w:rsidRPr="00212290">
        <w:t xml:space="preserve"> classes de </w:t>
      </w:r>
      <w:proofErr w:type="spellStart"/>
      <w:r w:rsidRPr="00212290">
        <w:t>domínio</w:t>
      </w:r>
      <w:proofErr w:type="spellEnd"/>
      <w:r w:rsidRPr="00212290">
        <w:t xml:space="preserve">, </w:t>
      </w:r>
      <w:proofErr w:type="spellStart"/>
      <w:r w:rsidRPr="00212290">
        <w:t>uma</w:t>
      </w:r>
      <w:proofErr w:type="spellEnd"/>
      <w:r w:rsidRPr="00212290">
        <w:t xml:space="preserve"> </w:t>
      </w:r>
      <w:proofErr w:type="spellStart"/>
      <w:r w:rsidRPr="00212290">
        <w:t>vez</w:t>
      </w:r>
      <w:proofErr w:type="spellEnd"/>
      <w:r w:rsidRPr="00212290">
        <w:t xml:space="preserve"> </w:t>
      </w:r>
      <w:proofErr w:type="spellStart"/>
      <w:r w:rsidRPr="00212290">
        <w:t>que</w:t>
      </w:r>
      <w:proofErr w:type="spellEnd"/>
      <w:r w:rsidRPr="00212290">
        <w:t xml:space="preserve"> </w:t>
      </w:r>
      <w:proofErr w:type="spellStart"/>
      <w:r w:rsidRPr="00212290">
        <w:t>cada</w:t>
      </w:r>
      <w:proofErr w:type="spellEnd"/>
      <w:r w:rsidRPr="00212290">
        <w:t xml:space="preserve"> </w:t>
      </w:r>
      <w:proofErr w:type="spellStart"/>
      <w:r w:rsidRPr="00212290">
        <w:t>entidade</w:t>
      </w:r>
      <w:proofErr w:type="spellEnd"/>
      <w:r w:rsidRPr="00212290">
        <w:t xml:space="preserve"> </w:t>
      </w:r>
      <w:proofErr w:type="spellStart"/>
      <w:r w:rsidRPr="00212290">
        <w:t>detém</w:t>
      </w:r>
      <w:proofErr w:type="spellEnd"/>
      <w:r w:rsidRPr="00212290">
        <w:t xml:space="preserve"> </w:t>
      </w:r>
      <w:proofErr w:type="gramStart"/>
      <w:r w:rsidRPr="00212290">
        <w:t>a</w:t>
      </w:r>
      <w:proofErr w:type="gramEnd"/>
      <w:r w:rsidRPr="00212290">
        <w:t xml:space="preserve"> </w:t>
      </w:r>
      <w:proofErr w:type="spellStart"/>
      <w:r w:rsidRPr="00212290">
        <w:t>informação</w:t>
      </w:r>
      <w:proofErr w:type="spellEnd"/>
      <w:r w:rsidRPr="00212290">
        <w:t xml:space="preserve"> </w:t>
      </w:r>
      <w:proofErr w:type="spellStart"/>
      <w:r w:rsidRPr="00212290">
        <w:t>necessária</w:t>
      </w:r>
      <w:proofErr w:type="spellEnd"/>
      <w:r w:rsidRPr="00212290">
        <w:t xml:space="preserve"> para </w:t>
      </w:r>
      <w:proofErr w:type="spellStart"/>
      <w:r w:rsidRPr="00212290">
        <w:t>executar</w:t>
      </w:r>
      <w:proofErr w:type="spellEnd"/>
      <w:r w:rsidRPr="00212290">
        <w:t xml:space="preserve"> as </w:t>
      </w:r>
      <w:proofErr w:type="spellStart"/>
      <w:r w:rsidRPr="00212290">
        <w:t>suas</w:t>
      </w:r>
      <w:proofErr w:type="spellEnd"/>
      <w:r w:rsidRPr="00212290">
        <w:t xml:space="preserve"> </w:t>
      </w:r>
      <w:proofErr w:type="spellStart"/>
      <w:r w:rsidRPr="00212290">
        <w:t>operações</w:t>
      </w:r>
      <w:proofErr w:type="spellEnd"/>
      <w:r w:rsidRPr="00212290">
        <w:t xml:space="preserve">. O </w:t>
      </w:r>
      <w:proofErr w:type="spellStart"/>
      <w:r w:rsidRPr="00212290">
        <w:t>padrão</w:t>
      </w:r>
      <w:proofErr w:type="spellEnd"/>
      <w:r w:rsidRPr="00212290">
        <w:t xml:space="preserve"> </w:t>
      </w:r>
      <w:r w:rsidRPr="00212290">
        <w:rPr>
          <w:i/>
          <w:iCs/>
        </w:rPr>
        <w:t>Creator</w:t>
      </w:r>
      <w:r w:rsidRPr="00212290">
        <w:t xml:space="preserve"> é </w:t>
      </w:r>
      <w:proofErr w:type="spellStart"/>
      <w:r w:rsidRPr="00212290">
        <w:t>também</w:t>
      </w:r>
      <w:proofErr w:type="spellEnd"/>
      <w:r w:rsidRPr="00212290">
        <w:t xml:space="preserve"> </w:t>
      </w:r>
      <w:proofErr w:type="spellStart"/>
      <w:r w:rsidRPr="00212290">
        <w:t>aplicado</w:t>
      </w:r>
      <w:proofErr w:type="spellEnd"/>
      <w:r w:rsidRPr="00212290">
        <w:t xml:space="preserve"> à </w:t>
      </w:r>
      <w:proofErr w:type="spellStart"/>
      <w:r w:rsidRPr="00212290">
        <w:t>classe</w:t>
      </w:r>
      <w:proofErr w:type="spellEnd"/>
      <w:r w:rsidRPr="00212290">
        <w:t xml:space="preserve"> Sistema, </w:t>
      </w:r>
      <w:proofErr w:type="spellStart"/>
      <w:r w:rsidRPr="00212290">
        <w:t>responsável</w:t>
      </w:r>
      <w:proofErr w:type="spellEnd"/>
      <w:r w:rsidRPr="00212290">
        <w:t xml:space="preserve"> pela </w:t>
      </w:r>
      <w:proofErr w:type="spellStart"/>
      <w:r w:rsidRPr="00212290">
        <w:t>criação</w:t>
      </w:r>
      <w:proofErr w:type="spellEnd"/>
      <w:r w:rsidRPr="00212290">
        <w:t xml:space="preserve"> das </w:t>
      </w:r>
      <w:proofErr w:type="spellStart"/>
      <w:r w:rsidRPr="00212290">
        <w:t>encomendas</w:t>
      </w:r>
      <w:proofErr w:type="spellEnd"/>
      <w:r w:rsidRPr="00212290">
        <w:t>.</w:t>
      </w:r>
    </w:p>
    <w:p w14:paraId="7F3D56B4" w14:textId="485C2744" w:rsidR="00212290" w:rsidRPr="00212290" w:rsidRDefault="00212290" w:rsidP="007A624B">
      <w:pPr>
        <w:ind w:left="-284"/>
      </w:pPr>
      <w:proofErr w:type="spellStart"/>
      <w:r w:rsidRPr="00212290">
        <w:t>Adicionalmente</w:t>
      </w:r>
      <w:proofErr w:type="spellEnd"/>
      <w:r w:rsidRPr="00212290">
        <w:t xml:space="preserve">, </w:t>
      </w:r>
      <w:proofErr w:type="spellStart"/>
      <w:r w:rsidRPr="00212290">
        <w:t>foram</w:t>
      </w:r>
      <w:proofErr w:type="spellEnd"/>
      <w:r w:rsidRPr="00212290">
        <w:t xml:space="preserve"> </w:t>
      </w:r>
      <w:proofErr w:type="spellStart"/>
      <w:r w:rsidRPr="00212290">
        <w:t>seguidos</w:t>
      </w:r>
      <w:proofErr w:type="spellEnd"/>
      <w:r w:rsidRPr="00212290">
        <w:t xml:space="preserve"> </w:t>
      </w:r>
      <w:proofErr w:type="spellStart"/>
      <w:r w:rsidRPr="00212290">
        <w:t>os</w:t>
      </w:r>
      <w:proofErr w:type="spellEnd"/>
      <w:r w:rsidRPr="00212290">
        <w:t xml:space="preserve"> </w:t>
      </w:r>
      <w:proofErr w:type="spellStart"/>
      <w:r w:rsidRPr="00212290">
        <w:t>princípios</w:t>
      </w:r>
      <w:proofErr w:type="spellEnd"/>
      <w:r w:rsidRPr="00212290">
        <w:t xml:space="preserve"> de </w:t>
      </w:r>
      <w:r w:rsidRPr="00212290">
        <w:rPr>
          <w:i/>
          <w:iCs/>
        </w:rPr>
        <w:t>High Cohesion</w:t>
      </w:r>
      <w:r w:rsidRPr="00212290">
        <w:t xml:space="preserve"> e </w:t>
      </w:r>
      <w:r w:rsidRPr="00212290">
        <w:rPr>
          <w:i/>
          <w:iCs/>
        </w:rPr>
        <w:t>Low Coupling</w:t>
      </w:r>
      <w:r w:rsidRPr="00212290">
        <w:t xml:space="preserve">, </w:t>
      </w:r>
      <w:proofErr w:type="spellStart"/>
      <w:r w:rsidRPr="00212290">
        <w:t>garantindo</w:t>
      </w:r>
      <w:proofErr w:type="spellEnd"/>
      <w:r w:rsidRPr="00212290">
        <w:t xml:space="preserve"> </w:t>
      </w:r>
      <w:proofErr w:type="spellStart"/>
      <w:r w:rsidRPr="00212290">
        <w:t>que</w:t>
      </w:r>
      <w:proofErr w:type="spellEnd"/>
      <w:r w:rsidRPr="00212290">
        <w:t xml:space="preserve"> </w:t>
      </w:r>
      <w:proofErr w:type="spellStart"/>
      <w:r w:rsidRPr="00212290">
        <w:t>cada</w:t>
      </w:r>
      <w:proofErr w:type="spellEnd"/>
      <w:r w:rsidRPr="00212290">
        <w:t xml:space="preserve"> </w:t>
      </w:r>
      <w:proofErr w:type="spellStart"/>
      <w:r w:rsidRPr="00212290">
        <w:t>classe</w:t>
      </w:r>
      <w:proofErr w:type="spellEnd"/>
      <w:r w:rsidRPr="00212290">
        <w:t xml:space="preserve"> </w:t>
      </w:r>
      <w:proofErr w:type="spellStart"/>
      <w:r w:rsidRPr="00212290">
        <w:t>possui</w:t>
      </w:r>
      <w:proofErr w:type="spellEnd"/>
      <w:r w:rsidRPr="00212290">
        <w:t xml:space="preserve"> </w:t>
      </w:r>
      <w:proofErr w:type="spellStart"/>
      <w:r w:rsidRPr="00212290">
        <w:t>responsabilidades</w:t>
      </w:r>
      <w:proofErr w:type="spellEnd"/>
      <w:r w:rsidRPr="00212290">
        <w:t xml:space="preserve"> </w:t>
      </w:r>
      <w:proofErr w:type="spellStart"/>
      <w:r w:rsidRPr="00212290">
        <w:t>bem</w:t>
      </w:r>
      <w:proofErr w:type="spellEnd"/>
      <w:r w:rsidRPr="00212290">
        <w:t xml:space="preserve"> </w:t>
      </w:r>
      <w:proofErr w:type="spellStart"/>
      <w:r w:rsidRPr="00212290">
        <w:t>definidas</w:t>
      </w:r>
      <w:proofErr w:type="spellEnd"/>
      <w:r w:rsidRPr="00212290">
        <w:t xml:space="preserve"> e </w:t>
      </w:r>
      <w:proofErr w:type="spellStart"/>
      <w:r w:rsidRPr="00212290">
        <w:t>que</w:t>
      </w:r>
      <w:proofErr w:type="spellEnd"/>
      <w:r w:rsidRPr="00212290">
        <w:t xml:space="preserve"> as </w:t>
      </w:r>
      <w:proofErr w:type="spellStart"/>
      <w:r w:rsidRPr="00212290">
        <w:t>dependências</w:t>
      </w:r>
      <w:proofErr w:type="spellEnd"/>
      <w:r w:rsidRPr="00212290">
        <w:t xml:space="preserve"> entre classes </w:t>
      </w:r>
      <w:proofErr w:type="spellStart"/>
      <w:r w:rsidRPr="00212290">
        <w:t>são</w:t>
      </w:r>
      <w:proofErr w:type="spellEnd"/>
      <w:r w:rsidRPr="00212290">
        <w:t xml:space="preserve"> </w:t>
      </w:r>
      <w:proofErr w:type="spellStart"/>
      <w:r w:rsidRPr="00212290">
        <w:t>minimizadas</w:t>
      </w:r>
      <w:proofErr w:type="spellEnd"/>
      <w:r w:rsidRPr="00212290">
        <w:t xml:space="preserve">. </w:t>
      </w:r>
    </w:p>
    <w:p w14:paraId="6F343EDC" w14:textId="293CECB9" w:rsidR="00212290" w:rsidRPr="00212290" w:rsidRDefault="00212290" w:rsidP="007A624B">
      <w:pPr>
        <w:ind w:left="-284"/>
      </w:pPr>
    </w:p>
    <w:p w14:paraId="425C6759" w14:textId="7E017DF9" w:rsidR="00212290" w:rsidRPr="00212290" w:rsidRDefault="00212290" w:rsidP="008A1144">
      <w:pPr>
        <w:keepNext/>
        <w:spacing w:before="240" w:after="120"/>
        <w:ind w:left="-284"/>
        <w:rPr>
          <w:b/>
        </w:rPr>
      </w:pPr>
      <w:r>
        <w:rPr>
          <w:b/>
        </w:rPr>
        <w:t>9</w:t>
      </w:r>
      <w:r w:rsidRPr="00B942BD">
        <w:rPr>
          <w:b/>
        </w:rPr>
        <w:t>.</w:t>
      </w:r>
      <w:r>
        <w:rPr>
          <w:b/>
        </w:rPr>
        <w:t>6</w:t>
      </w:r>
      <w:r w:rsidR="00755E2E" w:rsidRPr="00B942BD">
        <w:tab/>
      </w:r>
      <w:proofErr w:type="spellStart"/>
      <w:r w:rsidRPr="00212290">
        <w:rPr>
          <w:b/>
        </w:rPr>
        <w:t>Estruturas</w:t>
      </w:r>
      <w:proofErr w:type="spellEnd"/>
      <w:r w:rsidRPr="00212290">
        <w:rPr>
          <w:b/>
        </w:rPr>
        <w:t xml:space="preserve"> de Dados e </w:t>
      </w:r>
      <w:proofErr w:type="spellStart"/>
      <w:r w:rsidR="008A1144" w:rsidRPr="00212290">
        <w:rPr>
          <w:b/>
          <w:bCs/>
        </w:rPr>
        <w:t>Validações</w:t>
      </w:r>
      <w:proofErr w:type="spellEnd"/>
    </w:p>
    <w:p w14:paraId="6DF58AAF" w14:textId="77777777" w:rsidR="00212290" w:rsidRPr="00212290" w:rsidRDefault="00212290" w:rsidP="007A624B">
      <w:pPr>
        <w:ind w:left="-284"/>
      </w:pPr>
      <w:r w:rsidRPr="00212290">
        <w:t xml:space="preserve">O </w:t>
      </w:r>
      <w:proofErr w:type="spellStart"/>
      <w:r w:rsidRPr="00212290">
        <w:t>sistema</w:t>
      </w:r>
      <w:proofErr w:type="spellEnd"/>
      <w:r w:rsidRPr="00212290">
        <w:t xml:space="preserve"> </w:t>
      </w:r>
      <w:proofErr w:type="spellStart"/>
      <w:r w:rsidRPr="00212290">
        <w:t>utiliza</w:t>
      </w:r>
      <w:proofErr w:type="spellEnd"/>
      <w:r w:rsidRPr="00212290">
        <w:t xml:space="preserve"> </w:t>
      </w:r>
      <w:proofErr w:type="spellStart"/>
      <w:r w:rsidRPr="00212290">
        <w:t>estruturas</w:t>
      </w:r>
      <w:proofErr w:type="spellEnd"/>
      <w:r w:rsidRPr="00212290">
        <w:t xml:space="preserve"> da Standard Template Library (STL), </w:t>
      </w:r>
      <w:proofErr w:type="spellStart"/>
      <w:r w:rsidRPr="00212290">
        <w:t>nomeadamente</w:t>
      </w:r>
      <w:proofErr w:type="spellEnd"/>
      <w:r w:rsidRPr="00212290">
        <w:t xml:space="preserve"> </w:t>
      </w:r>
      <w:proofErr w:type="gramStart"/>
      <w:r w:rsidRPr="00212290">
        <w:rPr>
          <w:i/>
        </w:rPr>
        <w:t>std::</w:t>
      </w:r>
      <w:proofErr w:type="gramEnd"/>
      <w:r w:rsidRPr="00212290">
        <w:rPr>
          <w:i/>
        </w:rPr>
        <w:t>vector</w:t>
      </w:r>
      <w:r w:rsidRPr="00212290">
        <w:t xml:space="preserve">, para </w:t>
      </w:r>
      <w:proofErr w:type="spellStart"/>
      <w:r w:rsidRPr="00212290">
        <w:t>armazenar</w:t>
      </w:r>
      <w:proofErr w:type="spellEnd"/>
      <w:r w:rsidRPr="00212290">
        <w:t xml:space="preserve"> </w:t>
      </w:r>
      <w:proofErr w:type="spellStart"/>
      <w:r w:rsidRPr="00212290">
        <w:t>coleções</w:t>
      </w:r>
      <w:proofErr w:type="spellEnd"/>
      <w:r w:rsidRPr="00212290">
        <w:t xml:space="preserve"> de </w:t>
      </w:r>
      <w:proofErr w:type="spellStart"/>
      <w:r w:rsidRPr="00212290">
        <w:t>entidades</w:t>
      </w:r>
      <w:proofErr w:type="spellEnd"/>
      <w:r w:rsidRPr="00212290">
        <w:t xml:space="preserve">, e </w:t>
      </w:r>
      <w:proofErr w:type="gramStart"/>
      <w:r w:rsidRPr="00212290">
        <w:rPr>
          <w:i/>
        </w:rPr>
        <w:t>std::</w:t>
      </w:r>
      <w:proofErr w:type="gramEnd"/>
      <w:r w:rsidRPr="00212290">
        <w:rPr>
          <w:i/>
        </w:rPr>
        <w:t>string</w:t>
      </w:r>
      <w:r w:rsidRPr="00212290">
        <w:t xml:space="preserve"> para </w:t>
      </w:r>
      <w:proofErr w:type="spellStart"/>
      <w:r w:rsidRPr="00212290">
        <w:t>tratamento</w:t>
      </w:r>
      <w:proofErr w:type="spellEnd"/>
      <w:r w:rsidRPr="00212290">
        <w:t xml:space="preserve"> de </w:t>
      </w:r>
      <w:proofErr w:type="spellStart"/>
      <w:r w:rsidRPr="00212290">
        <w:t>texto</w:t>
      </w:r>
      <w:proofErr w:type="spellEnd"/>
      <w:r w:rsidRPr="00212290">
        <w:t xml:space="preserve">. Esta </w:t>
      </w:r>
      <w:proofErr w:type="spellStart"/>
      <w:r w:rsidRPr="00212290">
        <w:t>abordagem</w:t>
      </w:r>
      <w:proofErr w:type="spellEnd"/>
      <w:r w:rsidRPr="00212290">
        <w:t xml:space="preserve"> </w:t>
      </w:r>
      <w:proofErr w:type="spellStart"/>
      <w:r w:rsidRPr="00212290">
        <w:t>simplifica</w:t>
      </w:r>
      <w:proofErr w:type="spellEnd"/>
      <w:r w:rsidRPr="00212290">
        <w:t xml:space="preserve"> a </w:t>
      </w:r>
      <w:proofErr w:type="spellStart"/>
      <w:r w:rsidRPr="00212290">
        <w:t>gestão</w:t>
      </w:r>
      <w:proofErr w:type="spellEnd"/>
      <w:r w:rsidRPr="00212290">
        <w:t xml:space="preserve"> de </w:t>
      </w:r>
      <w:proofErr w:type="spellStart"/>
      <w:r w:rsidRPr="00212290">
        <w:t>memória</w:t>
      </w:r>
      <w:proofErr w:type="spellEnd"/>
      <w:r w:rsidRPr="00212290">
        <w:t xml:space="preserve"> e </w:t>
      </w:r>
      <w:proofErr w:type="spellStart"/>
      <w:r w:rsidRPr="00212290">
        <w:t>permite</w:t>
      </w:r>
      <w:proofErr w:type="spellEnd"/>
      <w:r w:rsidRPr="00212290">
        <w:t xml:space="preserve"> </w:t>
      </w:r>
      <w:proofErr w:type="spellStart"/>
      <w:r w:rsidRPr="00212290">
        <w:t>uma</w:t>
      </w:r>
      <w:proofErr w:type="spellEnd"/>
      <w:r w:rsidRPr="00212290">
        <w:t xml:space="preserve"> </w:t>
      </w:r>
      <w:proofErr w:type="spellStart"/>
      <w:r w:rsidRPr="00212290">
        <w:t>implementação</w:t>
      </w:r>
      <w:proofErr w:type="spellEnd"/>
      <w:r w:rsidRPr="00212290">
        <w:t xml:space="preserve"> </w:t>
      </w:r>
      <w:proofErr w:type="spellStart"/>
      <w:r w:rsidRPr="00212290">
        <w:t>eficiente</w:t>
      </w:r>
      <w:proofErr w:type="spellEnd"/>
      <w:r w:rsidRPr="00212290">
        <w:t>.</w:t>
      </w:r>
    </w:p>
    <w:p w14:paraId="7FD6551B" w14:textId="77777777" w:rsidR="00212290" w:rsidRPr="00212290" w:rsidRDefault="00212290" w:rsidP="007A624B">
      <w:pPr>
        <w:ind w:left="-284"/>
      </w:pPr>
      <w:proofErr w:type="spellStart"/>
      <w:r w:rsidRPr="00212290">
        <w:t>Foram</w:t>
      </w:r>
      <w:proofErr w:type="spellEnd"/>
      <w:r w:rsidRPr="00212290">
        <w:t xml:space="preserve"> </w:t>
      </w:r>
      <w:proofErr w:type="spellStart"/>
      <w:r w:rsidRPr="00212290">
        <w:t>também</w:t>
      </w:r>
      <w:proofErr w:type="spellEnd"/>
      <w:r w:rsidRPr="00212290">
        <w:t xml:space="preserve"> </w:t>
      </w:r>
      <w:proofErr w:type="spellStart"/>
      <w:r w:rsidRPr="00212290">
        <w:t>implementadas</w:t>
      </w:r>
      <w:proofErr w:type="spellEnd"/>
      <w:r w:rsidRPr="00212290">
        <w:t xml:space="preserve"> </w:t>
      </w:r>
      <w:proofErr w:type="spellStart"/>
      <w:r w:rsidRPr="00212290">
        <w:t>validações</w:t>
      </w:r>
      <w:proofErr w:type="spellEnd"/>
      <w:r w:rsidRPr="00212290">
        <w:t xml:space="preserve"> </w:t>
      </w:r>
      <w:proofErr w:type="spellStart"/>
      <w:r w:rsidRPr="00212290">
        <w:t>em</w:t>
      </w:r>
      <w:proofErr w:type="spellEnd"/>
      <w:r w:rsidRPr="00212290">
        <w:t xml:space="preserve"> </w:t>
      </w:r>
      <w:proofErr w:type="spellStart"/>
      <w:r w:rsidRPr="00212290">
        <w:t>diferentes</w:t>
      </w:r>
      <w:proofErr w:type="spellEnd"/>
      <w:r w:rsidRPr="00212290">
        <w:t xml:space="preserve"> </w:t>
      </w:r>
      <w:proofErr w:type="spellStart"/>
      <w:r w:rsidRPr="00212290">
        <w:t>níveis</w:t>
      </w:r>
      <w:proofErr w:type="spellEnd"/>
      <w:r w:rsidRPr="00212290">
        <w:t xml:space="preserve"> do </w:t>
      </w:r>
      <w:proofErr w:type="spellStart"/>
      <w:r w:rsidRPr="00212290">
        <w:t>sistema</w:t>
      </w:r>
      <w:proofErr w:type="spellEnd"/>
      <w:r w:rsidRPr="00212290">
        <w:t xml:space="preserve">. Ao </w:t>
      </w:r>
      <w:proofErr w:type="spellStart"/>
      <w:r w:rsidRPr="00212290">
        <w:t>nível</w:t>
      </w:r>
      <w:proofErr w:type="spellEnd"/>
      <w:r w:rsidRPr="00212290">
        <w:t xml:space="preserve"> das classes de </w:t>
      </w:r>
      <w:proofErr w:type="spellStart"/>
      <w:r w:rsidRPr="00212290">
        <w:t>domínio</w:t>
      </w:r>
      <w:proofErr w:type="spellEnd"/>
      <w:r w:rsidRPr="00212290">
        <w:t xml:space="preserve">, </w:t>
      </w:r>
      <w:proofErr w:type="spellStart"/>
      <w:r w:rsidRPr="00212290">
        <w:t>são</w:t>
      </w:r>
      <w:proofErr w:type="spellEnd"/>
      <w:r w:rsidRPr="00212290">
        <w:t xml:space="preserve"> </w:t>
      </w:r>
      <w:proofErr w:type="spellStart"/>
      <w:r w:rsidRPr="00212290">
        <w:t>verificadas</w:t>
      </w:r>
      <w:proofErr w:type="spellEnd"/>
      <w:r w:rsidRPr="00212290">
        <w:t xml:space="preserve"> </w:t>
      </w:r>
      <w:proofErr w:type="spellStart"/>
      <w:r w:rsidRPr="00212290">
        <w:t>condições</w:t>
      </w:r>
      <w:proofErr w:type="spellEnd"/>
      <w:r w:rsidRPr="00212290">
        <w:t xml:space="preserve"> </w:t>
      </w:r>
      <w:proofErr w:type="spellStart"/>
      <w:r w:rsidRPr="00212290">
        <w:t>como</w:t>
      </w:r>
      <w:proofErr w:type="spellEnd"/>
      <w:r w:rsidRPr="00212290">
        <w:t xml:space="preserve"> </w:t>
      </w:r>
      <w:proofErr w:type="spellStart"/>
      <w:r w:rsidRPr="00212290">
        <w:t>valores</w:t>
      </w:r>
      <w:proofErr w:type="spellEnd"/>
      <w:r w:rsidRPr="00212290">
        <w:t xml:space="preserve"> </w:t>
      </w:r>
      <w:proofErr w:type="spellStart"/>
      <w:r w:rsidRPr="00212290">
        <w:t>inválidos</w:t>
      </w:r>
      <w:proofErr w:type="spellEnd"/>
      <w:r w:rsidRPr="00212290">
        <w:t xml:space="preserve"> </w:t>
      </w:r>
      <w:proofErr w:type="spellStart"/>
      <w:r w:rsidRPr="00212290">
        <w:t>ou</w:t>
      </w:r>
      <w:proofErr w:type="spellEnd"/>
      <w:r w:rsidRPr="00212290">
        <w:t xml:space="preserve"> campos </w:t>
      </w:r>
      <w:proofErr w:type="spellStart"/>
      <w:r w:rsidRPr="00212290">
        <w:t>vazios</w:t>
      </w:r>
      <w:proofErr w:type="spellEnd"/>
      <w:r w:rsidRPr="00212290">
        <w:t xml:space="preserve">, </w:t>
      </w:r>
      <w:proofErr w:type="spellStart"/>
      <w:r w:rsidRPr="00212290">
        <w:t>sendo</w:t>
      </w:r>
      <w:proofErr w:type="spellEnd"/>
      <w:r w:rsidRPr="00212290">
        <w:t xml:space="preserve"> </w:t>
      </w:r>
      <w:proofErr w:type="spellStart"/>
      <w:r w:rsidRPr="00212290">
        <w:t>lançadas</w:t>
      </w:r>
      <w:proofErr w:type="spellEnd"/>
      <w:r w:rsidRPr="00212290">
        <w:t xml:space="preserve"> </w:t>
      </w:r>
      <w:proofErr w:type="spellStart"/>
      <w:r w:rsidRPr="00212290">
        <w:t>exceções</w:t>
      </w:r>
      <w:proofErr w:type="spellEnd"/>
      <w:r w:rsidRPr="00212290">
        <w:t xml:space="preserve"> do </w:t>
      </w:r>
      <w:proofErr w:type="spellStart"/>
      <w:r w:rsidRPr="00212290">
        <w:t>tipo</w:t>
      </w:r>
      <w:proofErr w:type="spellEnd"/>
      <w:r w:rsidRPr="00212290">
        <w:t xml:space="preserve"> </w:t>
      </w:r>
      <w:proofErr w:type="gramStart"/>
      <w:r w:rsidRPr="00212290">
        <w:rPr>
          <w:i/>
          <w:iCs/>
        </w:rPr>
        <w:t>std::</w:t>
      </w:r>
      <w:proofErr w:type="spellStart"/>
      <w:proofErr w:type="gramEnd"/>
      <w:r w:rsidRPr="00212290">
        <w:rPr>
          <w:i/>
          <w:iCs/>
        </w:rPr>
        <w:t>invalid_argument</w:t>
      </w:r>
      <w:proofErr w:type="spellEnd"/>
      <w:r w:rsidRPr="00212290">
        <w:t xml:space="preserve">. Ao </w:t>
      </w:r>
      <w:proofErr w:type="spellStart"/>
      <w:r w:rsidRPr="00212290">
        <w:t>nível</w:t>
      </w:r>
      <w:proofErr w:type="spellEnd"/>
      <w:r w:rsidRPr="00212290">
        <w:t xml:space="preserve"> do </w:t>
      </w:r>
      <w:proofErr w:type="spellStart"/>
      <w:r w:rsidRPr="00212290">
        <w:t>controlador</w:t>
      </w:r>
      <w:proofErr w:type="spellEnd"/>
      <w:r w:rsidRPr="00212290">
        <w:t xml:space="preserve">, </w:t>
      </w:r>
      <w:proofErr w:type="spellStart"/>
      <w:r w:rsidRPr="00212290">
        <w:t>são</w:t>
      </w:r>
      <w:proofErr w:type="spellEnd"/>
      <w:r w:rsidRPr="00212290">
        <w:t xml:space="preserve"> </w:t>
      </w:r>
      <w:proofErr w:type="spellStart"/>
      <w:r w:rsidRPr="00212290">
        <w:t>validadas</w:t>
      </w:r>
      <w:proofErr w:type="spellEnd"/>
      <w:r w:rsidRPr="00212290">
        <w:t xml:space="preserve"> </w:t>
      </w:r>
      <w:proofErr w:type="spellStart"/>
      <w:r w:rsidRPr="00212290">
        <w:t>regras</w:t>
      </w:r>
      <w:proofErr w:type="spellEnd"/>
      <w:r w:rsidRPr="00212290">
        <w:t xml:space="preserve"> de </w:t>
      </w:r>
      <w:proofErr w:type="spellStart"/>
      <w:r w:rsidRPr="00212290">
        <w:t>negócio</w:t>
      </w:r>
      <w:proofErr w:type="spellEnd"/>
      <w:r w:rsidRPr="00212290">
        <w:t xml:space="preserve">, </w:t>
      </w:r>
      <w:proofErr w:type="spellStart"/>
      <w:r w:rsidRPr="00212290">
        <w:t>como</w:t>
      </w:r>
      <w:proofErr w:type="spellEnd"/>
      <w:r w:rsidRPr="00212290">
        <w:t xml:space="preserve"> </w:t>
      </w:r>
      <w:proofErr w:type="gramStart"/>
      <w:r w:rsidRPr="00212290">
        <w:t>a</w:t>
      </w:r>
      <w:proofErr w:type="gramEnd"/>
      <w:r w:rsidRPr="00212290">
        <w:t xml:space="preserve"> </w:t>
      </w:r>
      <w:proofErr w:type="spellStart"/>
      <w:r w:rsidRPr="00212290">
        <w:t>existência</w:t>
      </w:r>
      <w:proofErr w:type="spellEnd"/>
      <w:r w:rsidRPr="00212290">
        <w:t xml:space="preserve"> de </w:t>
      </w:r>
      <w:proofErr w:type="spellStart"/>
      <w:r w:rsidRPr="00212290">
        <w:t>entidades</w:t>
      </w:r>
      <w:proofErr w:type="spellEnd"/>
      <w:r w:rsidRPr="00212290">
        <w:t xml:space="preserve"> </w:t>
      </w:r>
      <w:proofErr w:type="spellStart"/>
      <w:r w:rsidRPr="00212290">
        <w:t>ou</w:t>
      </w:r>
      <w:proofErr w:type="spellEnd"/>
      <w:r w:rsidRPr="00212290">
        <w:t xml:space="preserve"> a </w:t>
      </w:r>
      <w:proofErr w:type="spellStart"/>
      <w:r w:rsidRPr="00212290">
        <w:t>consistência</w:t>
      </w:r>
      <w:proofErr w:type="spellEnd"/>
      <w:r w:rsidRPr="00212290">
        <w:t xml:space="preserve"> dos dados </w:t>
      </w:r>
      <w:proofErr w:type="spellStart"/>
      <w:r w:rsidRPr="00212290">
        <w:t>introduzidos</w:t>
      </w:r>
      <w:proofErr w:type="spellEnd"/>
      <w:r w:rsidRPr="00212290">
        <w:t>.</w:t>
      </w:r>
    </w:p>
    <w:p w14:paraId="65EAAFB5" w14:textId="77777777" w:rsidR="009B5808" w:rsidRPr="00212290" w:rsidRDefault="009B5808" w:rsidP="007A624B">
      <w:pPr>
        <w:ind w:left="-284"/>
      </w:pPr>
    </w:p>
    <w:p w14:paraId="5F04E5C8" w14:textId="2B17BBFE" w:rsidR="002446C8" w:rsidRPr="00B942BD" w:rsidRDefault="008D5284" w:rsidP="002446C8">
      <w:pPr>
        <w:ind w:left="-284"/>
      </w:pPr>
      <w:r>
        <w:rPr>
          <w:b/>
          <w:sz w:val="24"/>
          <w:szCs w:val="24"/>
        </w:rPr>
        <w:t>10</w:t>
      </w:r>
      <w:r w:rsidR="002446C8" w:rsidRPr="00B942BD">
        <w:rPr>
          <w:b/>
          <w:bCs/>
          <w:sz w:val="24"/>
          <w:szCs w:val="24"/>
        </w:rPr>
        <w:tab/>
      </w:r>
      <w:r w:rsidRPr="002446C8">
        <w:rPr>
          <w:b/>
          <w:sz w:val="24"/>
          <w:szCs w:val="24"/>
        </w:rPr>
        <w:t xml:space="preserve">Testes e </w:t>
      </w:r>
      <w:proofErr w:type="spellStart"/>
      <w:r w:rsidRPr="002446C8">
        <w:rPr>
          <w:b/>
          <w:sz w:val="24"/>
          <w:szCs w:val="24"/>
        </w:rPr>
        <w:t>Validação</w:t>
      </w:r>
      <w:proofErr w:type="spellEnd"/>
    </w:p>
    <w:p w14:paraId="22CFECFA" w14:textId="59F00F2F" w:rsidR="008D5284" w:rsidRPr="008D5284" w:rsidRDefault="008D5284" w:rsidP="005E3091">
      <w:pPr>
        <w:ind w:left="-284"/>
      </w:pPr>
    </w:p>
    <w:p w14:paraId="68333CBF" w14:textId="3817BABA" w:rsidR="004A3F9E" w:rsidRPr="00212290" w:rsidRDefault="008D5284" w:rsidP="004A3F9E">
      <w:pPr>
        <w:keepNext/>
        <w:spacing w:before="240" w:after="120"/>
        <w:ind w:left="-284"/>
        <w:rPr>
          <w:b/>
        </w:rPr>
      </w:pPr>
      <w:r w:rsidRPr="003460CE">
        <w:rPr>
          <w:b/>
        </w:rPr>
        <w:t>10.1 Estratégia de Teste</w:t>
      </w:r>
    </w:p>
    <w:p w14:paraId="0802A599" w14:textId="77777777" w:rsidR="008D5284" w:rsidRPr="008D5284" w:rsidRDefault="008D5284" w:rsidP="005E3091">
      <w:pPr>
        <w:ind w:left="-284"/>
      </w:pPr>
      <w:r w:rsidRPr="008D5284">
        <w:t xml:space="preserve">A validação do sistema foi realizada principalmente através de testes manuais, utilizando a interface em consola implementada em </w:t>
      </w:r>
      <w:r w:rsidRPr="008D5284">
        <w:rPr>
          <w:i/>
        </w:rPr>
        <w:t>main.cpp</w:t>
      </w:r>
      <w:r w:rsidRPr="008D5284">
        <w:t>. Estes testes permitiram verificar o comportamento do sistema em diferentes cenários de utilização.</w:t>
      </w:r>
    </w:p>
    <w:p w14:paraId="19919DB6" w14:textId="3D8132DC" w:rsidR="008D5284" w:rsidRDefault="008D5284" w:rsidP="00A76FDC">
      <w:r w:rsidRPr="008D5284">
        <w:t>Apesar da ausência de uma suíte automatizada de testes, foram definidos vários cenários que garantem a verificação das funcionalidades essenciais do sistema.</w:t>
      </w:r>
    </w:p>
    <w:p w14:paraId="4306CFD0" w14:textId="77777777" w:rsidR="003460CE" w:rsidRPr="008D5284" w:rsidRDefault="003460CE" w:rsidP="005E3091">
      <w:pPr>
        <w:ind w:left="-284"/>
      </w:pPr>
    </w:p>
    <w:p w14:paraId="025C07D8" w14:textId="77777777" w:rsidR="008D5284" w:rsidRPr="008D5284" w:rsidRDefault="008D5284" w:rsidP="003460CE">
      <w:pPr>
        <w:keepNext/>
        <w:spacing w:before="240" w:after="120"/>
        <w:ind w:left="-284"/>
      </w:pPr>
      <w:r w:rsidRPr="003460CE">
        <w:rPr>
          <w:b/>
        </w:rPr>
        <w:t>10.2 Testes do Módulo Cliente</w:t>
      </w:r>
    </w:p>
    <w:p w14:paraId="2CA5C291" w14:textId="7A2D25C0" w:rsidR="008D5284" w:rsidRPr="008D5284" w:rsidRDefault="008D5284" w:rsidP="005E3091">
      <w:pPr>
        <w:ind w:left="-284"/>
      </w:pPr>
      <w:r w:rsidRPr="008D5284">
        <w:t xml:space="preserve">Foram realizados testes relacionados com o registo e validação de clientes. Entre </w:t>
      </w:r>
      <w:proofErr w:type="spellStart"/>
      <w:r w:rsidRPr="008D5284">
        <w:t>os</w:t>
      </w:r>
      <w:proofErr w:type="spellEnd"/>
      <w:r w:rsidRPr="008D5284">
        <w:t xml:space="preserve"> </w:t>
      </w:r>
      <w:proofErr w:type="spellStart"/>
      <w:r w:rsidRPr="008D5284">
        <w:t>cenários</w:t>
      </w:r>
      <w:proofErr w:type="spellEnd"/>
      <w:r w:rsidRPr="008D5284">
        <w:t xml:space="preserve"> </w:t>
      </w:r>
      <w:proofErr w:type="spellStart"/>
      <w:r w:rsidRPr="008D5284">
        <w:t>testados</w:t>
      </w:r>
      <w:proofErr w:type="spellEnd"/>
      <w:r w:rsidRPr="008D5284">
        <w:t xml:space="preserve"> </w:t>
      </w:r>
      <w:proofErr w:type="spellStart"/>
      <w:r w:rsidRPr="008D5284">
        <w:t>destacam</w:t>
      </w:r>
      <w:proofErr w:type="spellEnd"/>
      <w:r w:rsidRPr="008D5284">
        <w:t xml:space="preserve">-se o </w:t>
      </w:r>
      <w:proofErr w:type="spellStart"/>
      <w:r w:rsidRPr="008D5284">
        <w:t>registo</w:t>
      </w:r>
      <w:proofErr w:type="spellEnd"/>
      <w:r w:rsidRPr="008D5284">
        <w:t xml:space="preserve"> de um </w:t>
      </w:r>
      <w:proofErr w:type="spellStart"/>
      <w:r w:rsidRPr="008D5284">
        <w:t>cliente</w:t>
      </w:r>
      <w:proofErr w:type="spellEnd"/>
      <w:r w:rsidRPr="008D5284">
        <w:t xml:space="preserve"> com dados </w:t>
      </w:r>
      <w:proofErr w:type="spellStart"/>
      <w:r w:rsidRPr="008D5284">
        <w:t>válidos</w:t>
      </w:r>
      <w:proofErr w:type="spellEnd"/>
      <w:r w:rsidRPr="008D5284">
        <w:t xml:space="preserve">, a </w:t>
      </w:r>
      <w:proofErr w:type="spellStart"/>
      <w:r w:rsidRPr="008D5284">
        <w:t>tentativa</w:t>
      </w:r>
      <w:proofErr w:type="spellEnd"/>
      <w:r w:rsidRPr="008D5284">
        <w:t xml:space="preserve"> de </w:t>
      </w:r>
      <w:proofErr w:type="spellStart"/>
      <w:r w:rsidRPr="008D5284">
        <w:t>registo</w:t>
      </w:r>
      <w:proofErr w:type="spellEnd"/>
      <w:r w:rsidRPr="008D5284">
        <w:t xml:space="preserve"> com dados </w:t>
      </w:r>
      <w:proofErr w:type="spellStart"/>
      <w:r w:rsidRPr="008D5284">
        <w:t>inválidos</w:t>
      </w:r>
      <w:proofErr w:type="spellEnd"/>
      <w:r w:rsidRPr="008D5284">
        <w:t xml:space="preserve"> e a </w:t>
      </w:r>
      <w:proofErr w:type="spellStart"/>
      <w:r w:rsidRPr="008D5284">
        <w:t>tentativa</w:t>
      </w:r>
      <w:proofErr w:type="spellEnd"/>
      <w:r w:rsidRPr="008D5284">
        <w:t xml:space="preserve"> de </w:t>
      </w:r>
      <w:proofErr w:type="spellStart"/>
      <w:r w:rsidRPr="008D5284">
        <w:t>registo</w:t>
      </w:r>
      <w:proofErr w:type="spellEnd"/>
      <w:r w:rsidRPr="008D5284">
        <w:t xml:space="preserve"> com </w:t>
      </w:r>
      <w:proofErr w:type="spellStart"/>
      <w:r w:rsidRPr="008D5284">
        <w:t>informação</w:t>
      </w:r>
      <w:proofErr w:type="spellEnd"/>
      <w:r w:rsidRPr="008D5284">
        <w:t xml:space="preserve"> </w:t>
      </w:r>
      <w:proofErr w:type="spellStart"/>
      <w:r w:rsidRPr="008D5284">
        <w:t>duplicada</w:t>
      </w:r>
      <w:proofErr w:type="spellEnd"/>
      <w:r w:rsidRPr="008D5284">
        <w:t>.</w:t>
      </w:r>
    </w:p>
    <w:p w14:paraId="6E260DC3" w14:textId="77777777" w:rsidR="008D5284" w:rsidRPr="008D5284" w:rsidRDefault="008D5284" w:rsidP="003460CE">
      <w:pPr>
        <w:keepNext/>
        <w:spacing w:before="240" w:after="120"/>
        <w:ind w:left="-284"/>
      </w:pPr>
      <w:r w:rsidRPr="003460CE">
        <w:rPr>
          <w:b/>
        </w:rPr>
        <w:t xml:space="preserve">10.3 Testes de </w:t>
      </w:r>
      <w:proofErr w:type="spellStart"/>
      <w:r w:rsidRPr="003460CE">
        <w:rPr>
          <w:b/>
        </w:rPr>
        <w:t>Encomendas</w:t>
      </w:r>
      <w:proofErr w:type="spellEnd"/>
    </w:p>
    <w:p w14:paraId="3E138227" w14:textId="508FCED4" w:rsidR="008D5284" w:rsidRPr="008D5284" w:rsidRDefault="008D5284" w:rsidP="005E3091">
      <w:pPr>
        <w:ind w:left="-284"/>
      </w:pPr>
      <w:r w:rsidRPr="008D5284">
        <w:t>Os testes ao módulo de encomendas incluíram a criação de encomendas com depósitos válidos e inválidos, a verificação do comportamento do sistema quando não existem veículos disponíveis e a validação das transições de estado.</w:t>
      </w:r>
      <w:r w:rsidR="002446C8">
        <w:t xml:space="preserve"> </w:t>
      </w:r>
      <w:r w:rsidRPr="008D5284">
        <w:t>Foram também testadas operações como o cancelamento de encomendas e a consulta do seu estado por parte do cliente, garantindo que apenas o utilizador associado pode aceder às suas encomendas.</w:t>
      </w:r>
    </w:p>
    <w:p w14:paraId="0D74DAC7" w14:textId="506F6C85" w:rsidR="008D5284" w:rsidRPr="008D5284" w:rsidRDefault="008D5284" w:rsidP="002446C8">
      <w:pPr>
        <w:keepNext/>
        <w:spacing w:before="240" w:after="120"/>
        <w:ind w:left="-284"/>
      </w:pPr>
      <w:r w:rsidRPr="002446C8">
        <w:rPr>
          <w:b/>
        </w:rPr>
        <w:t>10.4 Testes de Administração</w:t>
      </w:r>
    </w:p>
    <w:p w14:paraId="18ED5901" w14:textId="03C741CA" w:rsidR="008D5284" w:rsidRPr="008D5284" w:rsidRDefault="008D5284" w:rsidP="005E3091">
      <w:pPr>
        <w:ind w:left="-284"/>
      </w:pPr>
      <w:r w:rsidRPr="008D5284">
        <w:t>No contexto das funcionalidades administrativas, foram realizados testes para validação da adição e remoção de veículos, bem como para a consulta de informação global do sistema.</w:t>
      </w:r>
      <w:r w:rsidR="002446C8">
        <w:t xml:space="preserve"> </w:t>
      </w:r>
      <w:r w:rsidRPr="008D5284">
        <w:t>Foram ainda considerados cenários de erro, como a tentativa de remover um veículo inexistente ou em utilização, assegurando que o sistema responde de forma consistente.</w:t>
      </w:r>
    </w:p>
    <w:p w14:paraId="647C4B76" w14:textId="77777777" w:rsidR="008D5284" w:rsidRPr="008D5284" w:rsidRDefault="008D5284" w:rsidP="002446C8">
      <w:pPr>
        <w:keepNext/>
        <w:spacing w:before="240" w:after="120"/>
        <w:ind w:left="-284"/>
      </w:pPr>
      <w:r w:rsidRPr="002446C8">
        <w:rPr>
          <w:b/>
        </w:rPr>
        <w:t xml:space="preserve">10.5 </w:t>
      </w:r>
      <w:proofErr w:type="spellStart"/>
      <w:r w:rsidRPr="002446C8">
        <w:rPr>
          <w:b/>
        </w:rPr>
        <w:t>Limitações</w:t>
      </w:r>
      <w:proofErr w:type="spellEnd"/>
      <w:r w:rsidRPr="002446C8">
        <w:rPr>
          <w:b/>
        </w:rPr>
        <w:t xml:space="preserve"> e </w:t>
      </w:r>
      <w:proofErr w:type="spellStart"/>
      <w:r w:rsidRPr="002446C8">
        <w:rPr>
          <w:b/>
        </w:rPr>
        <w:t>Trabalhos</w:t>
      </w:r>
      <w:proofErr w:type="spellEnd"/>
      <w:r w:rsidRPr="002446C8">
        <w:rPr>
          <w:b/>
        </w:rPr>
        <w:t xml:space="preserve"> </w:t>
      </w:r>
      <w:proofErr w:type="spellStart"/>
      <w:r w:rsidRPr="002446C8">
        <w:rPr>
          <w:b/>
        </w:rPr>
        <w:t>Futuros</w:t>
      </w:r>
      <w:proofErr w:type="spellEnd"/>
    </w:p>
    <w:p w14:paraId="0F67CE61" w14:textId="77777777" w:rsidR="008D5284" w:rsidRPr="008D5284" w:rsidRDefault="008D5284" w:rsidP="005E3091">
      <w:pPr>
        <w:ind w:left="-284"/>
      </w:pPr>
      <w:r w:rsidRPr="008D5284">
        <w:t>Atualmente, o sistema ainda não possui testes automatizados unitários, sendo essa uma melhoria relevante para futuras versões. A introdução de testes unitários permitiria validar de forma sistemática o comportamento das classes de domínio, dos repositórios e do controlador, aumentando a robustez da aplicação.</w:t>
      </w:r>
    </w:p>
    <w:p w14:paraId="6A91553E" w14:textId="77777777" w:rsidR="00685FAD" w:rsidRPr="00B942BD" w:rsidRDefault="00685FAD" w:rsidP="00C82D18">
      <w:pPr>
        <w:spacing w:before="120" w:after="240"/>
        <w:ind w:left="-284"/>
        <w:jc w:val="center"/>
      </w:pPr>
    </w:p>
    <w:p w14:paraId="1860233C" w14:textId="41FB62D3" w:rsidR="00403BDF" w:rsidRPr="008B7E3A" w:rsidRDefault="008D5284" w:rsidP="00C82D18">
      <w:pPr>
        <w:keepNext/>
        <w:spacing w:before="360" w:after="180"/>
        <w:ind w:left="-284"/>
        <w:rPr>
          <w:lang w:val="pt-BR"/>
          <w:rPrChange w:id="324" w:author="Mário Adérito Kumolehã Figueira" w:date="2026-05-17T23:00:00Z" w16du:dateUtc="2026-05-17T22:00:00Z">
            <w:rPr/>
          </w:rPrChange>
        </w:rPr>
      </w:pPr>
      <w:r w:rsidRPr="008B7E3A">
        <w:rPr>
          <w:b/>
          <w:bCs/>
          <w:sz w:val="24"/>
          <w:szCs w:val="24"/>
          <w:lang w:val="pt-BR"/>
          <w:rPrChange w:id="325" w:author="Mário Adérito Kumolehã Figueira" w:date="2026-05-17T23:00:00Z" w16du:dateUtc="2026-05-17T22:00:00Z">
            <w:rPr>
              <w:b/>
              <w:bCs/>
              <w:sz w:val="24"/>
              <w:szCs w:val="24"/>
            </w:rPr>
          </w:rPrChange>
        </w:rPr>
        <w:t>11</w:t>
      </w:r>
      <w:r w:rsidR="00111DA1" w:rsidRPr="008B7E3A">
        <w:rPr>
          <w:b/>
          <w:sz w:val="24"/>
          <w:szCs w:val="24"/>
          <w:lang w:val="pt-BR"/>
          <w:rPrChange w:id="326" w:author="Mário Adérito Kumolehã Figueira" w:date="2026-05-17T23:00:00Z" w16du:dateUtc="2026-05-17T22:00:00Z">
            <w:rPr>
              <w:b/>
              <w:sz w:val="24"/>
              <w:szCs w:val="24"/>
            </w:rPr>
          </w:rPrChange>
        </w:rPr>
        <w:tab/>
        <w:t>Glossário</w:t>
      </w:r>
    </w:p>
    <w:p w14:paraId="3B3476A9" w14:textId="36999055" w:rsidR="00403BDF" w:rsidRPr="008B7E3A" w:rsidRDefault="00111DA1" w:rsidP="00C82D18">
      <w:pPr>
        <w:spacing w:after="180"/>
        <w:ind w:left="-284"/>
        <w:jc w:val="both"/>
        <w:rPr>
          <w:lang w:val="pt-BR"/>
          <w:rPrChange w:id="327" w:author="Mário Adérito Kumolehã Figueira" w:date="2026-05-17T23:00:00Z" w16du:dateUtc="2026-05-17T22:00:00Z">
            <w:rPr/>
          </w:rPrChange>
        </w:rPr>
      </w:pPr>
      <w:r w:rsidRPr="008B7E3A">
        <w:rPr>
          <w:lang w:val="pt-BR"/>
          <w:rPrChange w:id="328" w:author="Mário Adérito Kumolehã Figueira" w:date="2026-05-17T23:00:00Z" w16du:dateUtc="2026-05-17T22:00:00Z">
            <w:rPr/>
          </w:rPrChange>
        </w:rPr>
        <w:t xml:space="preserve">A Tabela </w:t>
      </w:r>
      <w:ins w:id="329" w:author="Mário Adérito Kumolehã Figueira" w:date="2026-05-17T23:00:00Z" w16du:dateUtc="2026-05-17T22:00:00Z">
        <w:r w:rsidR="00134F0B" w:rsidRPr="008B7E3A">
          <w:rPr>
            <w:lang w:val="pt-BR"/>
            <w:rPrChange w:id="330" w:author="Mário Adérito Kumolehã Figueira" w:date="2026-05-17T23:00:00Z" w16du:dateUtc="2026-05-17T22:00:00Z">
              <w:rPr/>
            </w:rPrChange>
          </w:rPr>
          <w:t>10</w:t>
        </w:r>
      </w:ins>
      <w:del w:id="331" w:author="Mário Adérito Kumolehã Figueira" w:date="2026-05-17T23:00:00Z" w16du:dateUtc="2026-05-17T22:00:00Z">
        <w:r w:rsidR="005D3902" w:rsidRPr="008B7E3A" w:rsidDel="00134F0B">
          <w:rPr>
            <w:lang w:val="pt-BR"/>
            <w:rPrChange w:id="332" w:author="Mário Adérito Kumolehã Figueira" w:date="2026-05-17T23:00:00Z" w16du:dateUtc="2026-05-17T22:00:00Z">
              <w:rPr/>
            </w:rPrChange>
          </w:rPr>
          <w:delText>9</w:delText>
        </w:r>
      </w:del>
      <w:r w:rsidRPr="008B7E3A">
        <w:rPr>
          <w:lang w:val="pt-BR"/>
          <w:rPrChange w:id="333" w:author="Mário Adérito Kumolehã Figueira" w:date="2026-05-17T23:00:00Z" w16du:dateUtc="2026-05-17T22:00:00Z">
            <w:rPr/>
          </w:rPrChange>
        </w:rPr>
        <w:t xml:space="preserve"> reúne os termos técnicos utilizados ao longo deste relatório, acompanhados das respetivas definições, de modo a facilitar a leitura do documento por parte de leitores com formações distintas.</w:t>
      </w:r>
    </w:p>
    <w:p w14:paraId="7348E9B7" w14:textId="317A9311" w:rsidR="005D3902" w:rsidRPr="00B942BD" w:rsidRDefault="005D3902" w:rsidP="005D3902">
      <w:pPr>
        <w:spacing w:before="120" w:after="120"/>
        <w:ind w:left="-284"/>
      </w:pPr>
      <w:proofErr w:type="spellStart"/>
      <w:r w:rsidRPr="00B942BD">
        <w:rPr>
          <w:b/>
          <w:sz w:val="18"/>
          <w:szCs w:val="18"/>
        </w:rPr>
        <w:t>Tabela</w:t>
      </w:r>
      <w:proofErr w:type="spellEnd"/>
      <w:r w:rsidRPr="00B942BD">
        <w:rPr>
          <w:b/>
          <w:sz w:val="18"/>
          <w:szCs w:val="18"/>
        </w:rPr>
        <w:t xml:space="preserve"> </w:t>
      </w:r>
      <w:ins w:id="334" w:author="Mário Adérito Kumolehã Figueira" w:date="2026-05-17T23:00:00Z" w16du:dateUtc="2026-05-17T22:00:00Z">
        <w:r w:rsidR="00134F0B">
          <w:rPr>
            <w:b/>
            <w:sz w:val="18"/>
            <w:szCs w:val="18"/>
          </w:rPr>
          <w:t>10</w:t>
        </w:r>
      </w:ins>
      <w:del w:id="335" w:author="Mário Adérito Kumolehã Figueira" w:date="2026-05-17T23:00:00Z" w16du:dateUtc="2026-05-17T22:00:00Z">
        <w:r w:rsidR="00A76FDC" w:rsidDel="00134F0B">
          <w:rPr>
            <w:b/>
            <w:sz w:val="18"/>
            <w:szCs w:val="18"/>
          </w:rPr>
          <w:delText>9</w:delText>
        </w:r>
      </w:del>
      <w:r w:rsidRPr="00B942BD">
        <w:rPr>
          <w:b/>
          <w:sz w:val="18"/>
          <w:szCs w:val="18"/>
        </w:rPr>
        <w:t xml:space="preserve">. </w:t>
      </w:r>
      <w:r w:rsidRPr="00B942BD">
        <w:rPr>
          <w:sz w:val="18"/>
          <w:szCs w:val="18"/>
        </w:rPr>
        <w:t>Glossário de termos técnicos utilizados no relatório.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Change w:id="336" w:author="Masembo Jumesio Da Silva Zola" w:date="2026-05-17T23:10:00Z" w16du:dateUtc="2026-05-17T22:10: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799"/>
        <w:gridCol w:w="5111"/>
        <w:tblGridChange w:id="337">
          <w:tblGrid>
            <w:gridCol w:w="1799"/>
            <w:gridCol w:w="5111"/>
          </w:tblGrid>
        </w:tblGridChange>
      </w:tblGrid>
      <w:tr w:rsidR="002F1919" w:rsidRPr="00B942BD" w14:paraId="22981BE7" w14:textId="77777777" w:rsidTr="00F67743">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Change w:id="338" w:author="Masembo Jumesio Da Silva Zola" w:date="2026-05-17T23:10:00Z" w16du:dateUtc="2026-05-17T22:10:00Z">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tcPrChange>
          </w:tcPr>
          <w:p w14:paraId="66B8FE45" w14:textId="77777777" w:rsidR="00403BDF" w:rsidRDefault="00111DA1" w:rsidP="004B47F2">
            <w:pPr>
              <w:ind w:left="-122"/>
            </w:pPr>
            <w:proofErr w:type="spellStart"/>
            <w:r>
              <w:rPr>
                <w:b/>
                <w:bCs/>
              </w:rPr>
              <w:t>Administrador</w:t>
            </w:r>
            <w:proofErr w:type="spellEnd"/>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Change w:id="339" w:author="Masembo Jumesio Da Silva Zola" w:date="2026-05-17T23:10:00Z" w16du:dateUtc="2026-05-17T22:10:00Z">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tcPrChange>
          </w:tcPr>
          <w:p w14:paraId="61FF84D7" w14:textId="77777777" w:rsidR="00403BDF" w:rsidRPr="00B942BD" w:rsidRDefault="00111DA1" w:rsidP="004B47F2">
            <w:pPr>
              <w:ind w:left="-86"/>
            </w:pPr>
            <w:r w:rsidRPr="00B942BD">
              <w:t>Ator do sistema responsável pela gestão e supervisão global, incluindo a administração de veículos, a remoção de contas e a consulta de informações agregadas sobre clientes, encomendas, veículos e depósitos.</w:t>
            </w:r>
          </w:p>
        </w:tc>
      </w:tr>
      <w:tr w:rsidR="002F1919" w:rsidRPr="00B942BD" w14:paraId="4C9834BD" w14:textId="77777777" w:rsidTr="00F67743">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Change w:id="340" w:author="Masembo Jumesio Da Silva Zola" w:date="2026-05-17T23:10:00Z" w16du:dateUtc="2026-05-17T22:10:00Z">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tcPrChange>
          </w:tcPr>
          <w:p w14:paraId="407320B2" w14:textId="77777777" w:rsidR="00403BDF" w:rsidRDefault="00111DA1" w:rsidP="004B47F2">
            <w:pPr>
              <w:ind w:left="-122"/>
            </w:pPr>
            <w:proofErr w:type="spellStart"/>
            <w:r>
              <w:rPr>
                <w:b/>
                <w:bCs/>
              </w:rPr>
              <w:t>Cliente</w:t>
            </w:r>
            <w:proofErr w:type="spellEnd"/>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Change w:id="341" w:author="Masembo Jumesio Da Silva Zola" w:date="2026-05-17T23:10:00Z" w16du:dateUtc="2026-05-17T22:10:00Z">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tcPrChange>
          </w:tcPr>
          <w:p w14:paraId="1BBA13D9" w14:textId="77777777" w:rsidR="00403BDF" w:rsidRPr="00B942BD" w:rsidRDefault="00111DA1" w:rsidP="004B47F2">
            <w:pPr>
              <w:ind w:left="-86"/>
            </w:pPr>
            <w:r w:rsidRPr="00B942BD">
              <w:t>Utilizador do sistema que cria encomendas e acompanha o respetivo estado ao longo do processo de entrega.</w:t>
            </w:r>
          </w:p>
        </w:tc>
      </w:tr>
      <w:tr w:rsidR="000050A2" w:rsidRPr="00B942BD" w14:paraId="5EFA2A22" w14:textId="77777777" w:rsidTr="00F67743">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2C0663" w14:textId="77777777" w:rsidR="00403BDF" w:rsidRDefault="00111DA1" w:rsidP="004B47F2">
            <w:pPr>
              <w:ind w:left="-122"/>
            </w:pPr>
            <w:proofErr w:type="spellStart"/>
            <w:r>
              <w:rPr>
                <w:b/>
                <w:bCs/>
              </w:rPr>
              <w:t>Depósito</w:t>
            </w:r>
            <w:proofErr w:type="spellEnd"/>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FDC1A1" w14:textId="77777777" w:rsidR="00403BDF" w:rsidRPr="00B942BD" w:rsidRDefault="00111DA1" w:rsidP="004B47F2">
            <w:pPr>
              <w:ind w:left="-86"/>
            </w:pPr>
            <w:r w:rsidRPr="00B942BD">
              <w:t>Ponto físico de recolha ou entrega de encomendas previsto no sistema. O projeto contempla seis depósitos distribuídos por uma pequena cidade.</w:t>
            </w:r>
          </w:p>
        </w:tc>
      </w:tr>
      <w:tr w:rsidR="000050A2" w:rsidRPr="00B942BD" w14:paraId="7957F322" w14:textId="77777777" w:rsidTr="00F67743">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2F42BA" w14:textId="77777777" w:rsidR="00403BDF" w:rsidRDefault="00111DA1" w:rsidP="004B47F2">
            <w:pPr>
              <w:ind w:left="-122"/>
            </w:pPr>
            <w:proofErr w:type="spellStart"/>
            <w:r>
              <w:rPr>
                <w:b/>
                <w:bCs/>
              </w:rPr>
              <w:t>Encomenda</w:t>
            </w:r>
            <w:proofErr w:type="spellEnd"/>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1FB462" w14:textId="77777777" w:rsidR="00403BDF" w:rsidRPr="00B942BD" w:rsidRDefault="00111DA1" w:rsidP="004B47F2">
            <w:pPr>
              <w:ind w:left="-86"/>
            </w:pPr>
            <w:r w:rsidRPr="00B942BD">
              <w:t>Pedido de transporte criado por um cliente, caracterizado por uma descrição, um peso, um depósito de origem, um depósito de destino e um estado atual.</w:t>
            </w:r>
          </w:p>
        </w:tc>
      </w:tr>
      <w:tr w:rsidR="000050A2" w:rsidRPr="00B942BD" w14:paraId="612FF637" w14:textId="77777777" w:rsidTr="00F67743">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174FE5" w14:textId="77777777" w:rsidR="00403BDF" w:rsidRDefault="00111DA1" w:rsidP="004B47F2">
            <w:pPr>
              <w:ind w:left="-122"/>
            </w:pPr>
            <w:r>
              <w:rPr>
                <w:b/>
                <w:bCs/>
              </w:rPr>
              <w:t xml:space="preserve">Estado da </w:t>
            </w:r>
            <w:proofErr w:type="spellStart"/>
            <w:r>
              <w:rPr>
                <w:b/>
                <w:bCs/>
              </w:rPr>
              <w:t>Encomenda</w:t>
            </w:r>
            <w:proofErr w:type="spellEnd"/>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60D74A" w14:textId="77777777" w:rsidR="00403BDF" w:rsidRPr="00B942BD" w:rsidRDefault="00111DA1" w:rsidP="004B47F2">
            <w:pPr>
              <w:ind w:left="-86"/>
            </w:pPr>
            <w:r w:rsidRPr="00B942BD">
              <w:t>Situação em que uma encomenda se encontra no seu ciclo de entrega. Os estados previstos são Registada, Pendente, Atribuída, Em Transporte, Entregue e Cancelada (ver secção 8.3).</w:t>
            </w:r>
          </w:p>
        </w:tc>
      </w:tr>
      <w:tr w:rsidR="000050A2" w:rsidRPr="00B942BD" w14:paraId="68331404" w14:textId="77777777" w:rsidTr="00F67743">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058F00" w14:textId="77777777" w:rsidR="00403BDF" w:rsidRDefault="00111DA1" w:rsidP="004B47F2">
            <w:pPr>
              <w:ind w:left="-122"/>
            </w:pPr>
            <w:r>
              <w:rPr>
                <w:b/>
                <w:bCs/>
              </w:rPr>
              <w:t>FURPS+</w:t>
            </w:r>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4B9F82" w14:textId="77777777" w:rsidR="00403BDF" w:rsidRPr="00B942BD" w:rsidRDefault="00111DA1" w:rsidP="004B47F2">
            <w:pPr>
              <w:ind w:left="-86"/>
            </w:pPr>
            <w:r w:rsidRPr="00B942BD">
              <w:t>Modelo de classificação de requisitos não funcionais que agrupa a qualidade de um sistema em cinco categorias — Functionality, Usability, Reliability, Performance e Supportability — com um grupo adicional "+" para restrições técnicas, legais e outras.</w:t>
            </w:r>
          </w:p>
        </w:tc>
      </w:tr>
      <w:tr w:rsidR="000050A2" w:rsidRPr="00B942BD" w14:paraId="39E410FC" w14:textId="77777777" w:rsidTr="00F67743">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93DCD6" w14:textId="77777777" w:rsidR="00403BDF" w:rsidRDefault="00111DA1" w:rsidP="004B47F2">
            <w:pPr>
              <w:ind w:left="-122"/>
            </w:pPr>
            <w:r>
              <w:rPr>
                <w:b/>
                <w:bCs/>
              </w:rPr>
              <w:t>GRASP</w:t>
            </w:r>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8BA920" w14:textId="77777777" w:rsidR="00403BDF" w:rsidRPr="00B942BD" w:rsidRDefault="00111DA1" w:rsidP="004B47F2">
            <w:pPr>
              <w:ind w:left="-86"/>
            </w:pPr>
            <w:r w:rsidRPr="004B47F2">
              <w:t xml:space="preserve">Sigla de General Responsibility Assignment Software Patterns. </w:t>
            </w:r>
            <w:r w:rsidRPr="00B942BD">
              <w:t>Conjunto de padrões que orientam a atribuição de responsabilidades em sistemas orientados a objetos, promovendo elevada coesão e baixo acoplamento.</w:t>
            </w:r>
          </w:p>
        </w:tc>
      </w:tr>
      <w:tr w:rsidR="000050A2" w:rsidRPr="00B942BD" w14:paraId="72D2A990" w14:textId="77777777" w:rsidTr="00F67743">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6C5DA6" w14:textId="77777777" w:rsidR="00403BDF" w:rsidRDefault="00111DA1" w:rsidP="004B47F2">
            <w:pPr>
              <w:ind w:left="-122"/>
            </w:pPr>
            <w:r>
              <w:rPr>
                <w:b/>
                <w:bCs/>
              </w:rPr>
              <w:t>Sistema</w:t>
            </w:r>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519BCC" w14:textId="77777777" w:rsidR="00403BDF" w:rsidRPr="00B942BD" w:rsidRDefault="00111DA1" w:rsidP="004B47F2">
            <w:pPr>
              <w:ind w:left="-86"/>
            </w:pPr>
            <w:r w:rsidRPr="00B942BD">
              <w:t>Aplicação responsável pela gestão das encomendas, veículos e depósitos, e que centraliza a coordenação das funcionalidades oferecidas ao Cliente e ao Administrador.</w:t>
            </w:r>
          </w:p>
        </w:tc>
      </w:tr>
      <w:tr w:rsidR="000050A2" w:rsidRPr="00B942BD" w14:paraId="33790B4E" w14:textId="77777777" w:rsidTr="00F67743">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BFEBF5" w14:textId="77777777" w:rsidR="00403BDF" w:rsidRDefault="00111DA1" w:rsidP="004B47F2">
            <w:pPr>
              <w:ind w:left="-122"/>
            </w:pPr>
            <w:r>
              <w:rPr>
                <w:b/>
                <w:bCs/>
              </w:rPr>
              <w:t>SSD</w:t>
            </w:r>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CBC608" w14:textId="77777777" w:rsidR="00403BDF" w:rsidRPr="00B942BD" w:rsidRDefault="00111DA1" w:rsidP="004B47F2">
            <w:pPr>
              <w:ind w:left="-86"/>
            </w:pPr>
            <w:r w:rsidRPr="00B942BD">
              <w:t>System Sequence Diagram, ou Diagrama de Sequência de Sistema. Diagrama UML que descreve a sequência temporal de mensagens trocadas entre um ator externo e o sistema visto como uma caixa preta.</w:t>
            </w:r>
          </w:p>
        </w:tc>
      </w:tr>
      <w:tr w:rsidR="000050A2" w:rsidRPr="00B942BD" w14:paraId="53BD9624" w14:textId="77777777" w:rsidTr="00F67743">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B3867A" w14:textId="77777777" w:rsidR="00403BDF" w:rsidRDefault="00111DA1" w:rsidP="004B47F2">
            <w:pPr>
              <w:ind w:left="-122"/>
            </w:pPr>
            <w:r>
              <w:rPr>
                <w:b/>
                <w:bCs/>
              </w:rPr>
              <w:t>UML</w:t>
            </w:r>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3AD9AE" w14:textId="77777777" w:rsidR="00403BDF" w:rsidRPr="00B942BD" w:rsidRDefault="00111DA1" w:rsidP="004B47F2">
            <w:pPr>
              <w:ind w:left="-86"/>
            </w:pPr>
            <w:r w:rsidRPr="00B942BD">
              <w:t>Unified Modeling Language. Linguagem gráfica padronizada utilizada para modelar e documentar sistemas de software orientados a objetos.</w:t>
            </w:r>
          </w:p>
        </w:tc>
      </w:tr>
      <w:tr w:rsidR="000050A2" w:rsidRPr="00B942BD" w14:paraId="38839709" w14:textId="77777777" w:rsidTr="00F67743">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35CA2E" w14:textId="77777777" w:rsidR="00403BDF" w:rsidRDefault="00111DA1" w:rsidP="004B47F2">
            <w:pPr>
              <w:ind w:left="-122"/>
            </w:pPr>
            <w:r>
              <w:rPr>
                <w:b/>
                <w:bCs/>
              </w:rPr>
              <w:t>Use Case</w:t>
            </w:r>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9A1E27" w14:textId="77777777" w:rsidR="00403BDF" w:rsidRPr="00B942BD" w:rsidRDefault="00111DA1" w:rsidP="004B47F2">
            <w:pPr>
              <w:ind w:left="-86"/>
            </w:pPr>
            <w:r w:rsidRPr="00B942BD">
              <w:t>Descrição de uma funcionalidade do sistema na perspetiva de um ator externo, incluindo pré-condições, pós-condições, fluxo principal, fluxos alternativos e regras de negócio.</w:t>
            </w:r>
          </w:p>
        </w:tc>
      </w:tr>
      <w:tr w:rsidR="000050A2" w:rsidRPr="00B942BD" w14:paraId="7646B100" w14:textId="77777777" w:rsidTr="00F67743">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45F815" w14:textId="77777777" w:rsidR="00403BDF" w:rsidRDefault="00111DA1" w:rsidP="004B47F2">
            <w:pPr>
              <w:ind w:left="-122"/>
            </w:pPr>
            <w:r>
              <w:rPr>
                <w:b/>
                <w:bCs/>
              </w:rPr>
              <w:t>User Story</w:t>
            </w:r>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4AFFDE" w14:textId="77777777" w:rsidR="00403BDF" w:rsidRPr="00B942BD" w:rsidRDefault="00111DA1" w:rsidP="004B47F2">
            <w:pPr>
              <w:ind w:left="-86"/>
            </w:pPr>
            <w:r w:rsidRPr="00B942BD">
              <w:t>Descrição curta e informal de uma funcionalidade, habitualmente no formato "Como [utilizador], quero [ação], para que [benefício]".</w:t>
            </w:r>
          </w:p>
        </w:tc>
      </w:tr>
      <w:tr w:rsidR="00F67743" w:rsidRPr="00B942BD" w14:paraId="7396A56C" w14:textId="77777777" w:rsidTr="00F67743">
        <w:trPr>
          <w:ins w:id="342" w:author="Masembo Jumesio Da Silva Zola" w:date="2026-05-17T23:07:00Z" w16du:dateUtc="2026-05-17T22:07:00Z"/>
        </w:trPr>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C0DD6C" w14:textId="77777777" w:rsidR="008910A1" w:rsidRPr="008910A1" w:rsidRDefault="008910A1" w:rsidP="008910A1">
            <w:pPr>
              <w:ind w:left="-122"/>
              <w:rPr>
                <w:ins w:id="343" w:author="Masembo Jumesio Da Silva Zola" w:date="2026-05-17T23:07:00Z"/>
                <w:b/>
                <w:bCs/>
              </w:rPr>
            </w:pPr>
            <w:ins w:id="344" w:author="Masembo Jumesio Da Silva Zola" w:date="2026-05-17T23:07:00Z">
              <w:r w:rsidRPr="008910A1">
                <w:rPr>
                  <w:b/>
                  <w:bCs/>
                </w:rPr>
                <w:t>Low Coupling</w:t>
              </w:r>
            </w:ins>
          </w:p>
          <w:p w14:paraId="26F7EB1D" w14:textId="77777777" w:rsidR="00F67743" w:rsidRPr="00B942BD" w:rsidRDefault="00F67743" w:rsidP="004B47F2">
            <w:pPr>
              <w:ind w:left="-122"/>
              <w:rPr>
                <w:ins w:id="345" w:author="Masembo Jumesio Da Silva Zola" w:date="2026-05-17T23:07:00Z" w16du:dateUtc="2026-05-17T22:07:00Z"/>
                <w:b/>
                <w:bCs/>
              </w:rPr>
            </w:pPr>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038F21" w14:textId="1B6F1B0E" w:rsidR="00F67743" w:rsidRPr="00B942BD" w:rsidRDefault="00C46110" w:rsidP="00C46110">
            <w:pPr>
              <w:ind w:left="-86"/>
              <w:rPr>
                <w:ins w:id="346" w:author="Masembo Jumesio Da Silva Zola" w:date="2026-05-17T23:07:00Z" w16du:dateUtc="2026-05-17T22:07:00Z"/>
              </w:rPr>
            </w:pPr>
            <w:ins w:id="347" w:author="Masembo Jumesio Da Silva Zola" w:date="2026-05-17T23:08:00Z">
              <w:r w:rsidRPr="00C46110">
                <w:t>Princípio de design que recomenda reduzir as dependências entre classes, facilitando a manutenção e evolução do sistema.</w:t>
              </w:r>
            </w:ins>
          </w:p>
        </w:tc>
      </w:tr>
      <w:tr w:rsidR="00F67743" w:rsidRPr="00B942BD" w14:paraId="0A80DA33" w14:textId="77777777" w:rsidTr="00F67743">
        <w:trPr>
          <w:ins w:id="348" w:author="Masembo Jumesio Da Silva Zola" w:date="2026-05-17T23:06:00Z" w16du:dateUtc="2026-05-17T22:06:00Z"/>
        </w:trPr>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92C2FF" w14:textId="77777777" w:rsidR="00665C41" w:rsidRPr="00665C41" w:rsidRDefault="00665C41" w:rsidP="00665C41">
            <w:pPr>
              <w:ind w:left="-122"/>
              <w:rPr>
                <w:ins w:id="349" w:author="Masembo Jumesio Da Silva Zola" w:date="2026-05-17T23:07:00Z"/>
                <w:b/>
                <w:bCs/>
              </w:rPr>
            </w:pPr>
            <w:ins w:id="350" w:author="Masembo Jumesio Da Silva Zola" w:date="2026-05-17T23:07:00Z">
              <w:r w:rsidRPr="00665C41">
                <w:rPr>
                  <w:b/>
                  <w:bCs/>
                </w:rPr>
                <w:t>High Cohesion</w:t>
              </w:r>
            </w:ins>
          </w:p>
          <w:p w14:paraId="69361A37" w14:textId="77777777" w:rsidR="00F67743" w:rsidRPr="00B942BD" w:rsidRDefault="00F67743" w:rsidP="004B47F2">
            <w:pPr>
              <w:ind w:left="-122"/>
              <w:rPr>
                <w:ins w:id="351" w:author="Masembo Jumesio Da Silva Zola" w:date="2026-05-17T23:06:00Z" w16du:dateUtc="2026-05-17T22:06:00Z"/>
                <w:b/>
                <w:bCs/>
              </w:rPr>
            </w:pPr>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98A864" w14:textId="1BFA3774" w:rsidR="00F67743" w:rsidRPr="00B942BD" w:rsidRDefault="004B66F1" w:rsidP="004B66F1">
            <w:pPr>
              <w:ind w:left="-86"/>
              <w:rPr>
                <w:ins w:id="352" w:author="Masembo Jumesio Da Silva Zola" w:date="2026-05-17T23:06:00Z" w16du:dateUtc="2026-05-17T22:06:00Z"/>
              </w:rPr>
            </w:pPr>
            <w:ins w:id="353" w:author="Masembo Jumesio Da Silva Zola" w:date="2026-05-17T23:08:00Z">
              <w:r w:rsidRPr="004B66F1">
                <w:t>Princípio que indica que cada classe deve ter uma responsabilidade bem definida e focada numa única tarefa.</w:t>
              </w:r>
            </w:ins>
          </w:p>
        </w:tc>
      </w:tr>
      <w:tr w:rsidR="00F67743" w:rsidRPr="00B942BD" w14:paraId="3BEFF04B" w14:textId="77777777" w:rsidTr="00F67743">
        <w:trPr>
          <w:ins w:id="354" w:author="Masembo Jumesio Da Silva Zola" w:date="2026-05-17T23:06:00Z" w16du:dateUtc="2026-05-17T22:06:00Z"/>
        </w:trPr>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32C49B" w14:textId="7A8A31AB" w:rsidR="006E19EC" w:rsidRPr="006E19EC" w:rsidRDefault="006E19EC" w:rsidP="006E19EC">
            <w:pPr>
              <w:ind w:left="-122"/>
              <w:rPr>
                <w:ins w:id="355" w:author="Masembo Jumesio Da Silva Zola" w:date="2026-05-17T23:07:00Z"/>
                <w:b/>
                <w:bCs/>
              </w:rPr>
            </w:pPr>
            <w:proofErr w:type="spellStart"/>
            <w:ins w:id="356" w:author="Masembo Jumesio Da Silva Zola" w:date="2026-05-17T23:07:00Z">
              <w:r w:rsidRPr="006E19EC">
                <w:rPr>
                  <w:b/>
                  <w:bCs/>
                </w:rPr>
                <w:t>Recomenda</w:t>
              </w:r>
            </w:ins>
            <w:ins w:id="357" w:author="Masembo Jumesio Da Silva Zola" w:date="2026-05-17T23:07:00Z" w16du:dateUtc="2026-05-17T22:07:00Z">
              <w:r>
                <w:rPr>
                  <w:b/>
                  <w:bCs/>
                </w:rPr>
                <w:t>cao</w:t>
              </w:r>
            </w:ins>
            <w:proofErr w:type="spellEnd"/>
          </w:p>
          <w:p w14:paraId="4ACB175C" w14:textId="77777777" w:rsidR="00F67743" w:rsidRPr="00B942BD" w:rsidRDefault="00F67743" w:rsidP="004B47F2">
            <w:pPr>
              <w:ind w:left="-122"/>
              <w:rPr>
                <w:ins w:id="358" w:author="Masembo Jumesio Da Silva Zola" w:date="2026-05-17T23:06:00Z" w16du:dateUtc="2026-05-17T22:06:00Z"/>
                <w:b/>
                <w:bCs/>
              </w:rPr>
            </w:pPr>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4C0886" w14:textId="7C867A18" w:rsidR="00F67743" w:rsidRPr="00B942BD" w:rsidRDefault="00C50A2B" w:rsidP="00C50A2B">
            <w:pPr>
              <w:ind w:left="-86"/>
              <w:rPr>
                <w:ins w:id="359" w:author="Masembo Jumesio Da Silva Zola" w:date="2026-05-17T23:06:00Z" w16du:dateUtc="2026-05-17T22:06:00Z"/>
              </w:rPr>
            </w:pPr>
            <w:ins w:id="360" w:author="Masembo Jumesio Da Silva Zola" w:date="2026-05-17T23:08:00Z">
              <w:r w:rsidRPr="00C50A2B">
                <w:t>Componente responsável pela seleção do veículo mais adequado para uma encomenda, com base na disponibilidade e capacidade.</w:t>
              </w:r>
            </w:ins>
          </w:p>
        </w:tc>
      </w:tr>
      <w:tr w:rsidR="00F67743" w:rsidRPr="00B942BD" w14:paraId="568B8657" w14:textId="77777777" w:rsidTr="00F67743">
        <w:trPr>
          <w:ins w:id="361" w:author="Masembo Jumesio Da Silva Zola" w:date="2026-05-17T23:06:00Z" w16du:dateUtc="2026-05-17T22:06:00Z"/>
        </w:trPr>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Change w:id="362" w:author="Masembo Jumesio Da Silva Zola" w:date="2026-05-17T23:06:00Z" w16du:dateUtc="2026-05-17T22:06:00Z">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tcPrChange>
          </w:tcPr>
          <w:p w14:paraId="61195F97" w14:textId="77777777" w:rsidR="006E19EC" w:rsidRPr="006E19EC" w:rsidRDefault="006E19EC" w:rsidP="006E19EC">
            <w:pPr>
              <w:ind w:left="-122"/>
              <w:rPr>
                <w:ins w:id="363" w:author="Masembo Jumesio Da Silva Zola" w:date="2026-05-17T23:07:00Z"/>
                <w:b/>
                <w:bCs/>
              </w:rPr>
            </w:pPr>
            <w:ins w:id="364" w:author="Masembo Jumesio Da Silva Zola" w:date="2026-05-17T23:07:00Z">
              <w:r w:rsidRPr="006E19EC">
                <w:rPr>
                  <w:b/>
                  <w:bCs/>
                </w:rPr>
                <w:t>Repository</w:t>
              </w:r>
            </w:ins>
          </w:p>
          <w:p w14:paraId="7644E0CF" w14:textId="77777777" w:rsidR="00F67743" w:rsidRPr="00B942BD" w:rsidRDefault="00F67743" w:rsidP="004B47F2">
            <w:pPr>
              <w:ind w:left="-122"/>
              <w:rPr>
                <w:ins w:id="365" w:author="Masembo Jumesio Da Silva Zola" w:date="2026-05-17T23:06:00Z" w16du:dateUtc="2026-05-17T22:06:00Z"/>
                <w:b/>
                <w:bCs/>
              </w:rPr>
            </w:pPr>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Change w:id="366" w:author="Masembo Jumesio Da Silva Zola" w:date="2026-05-17T23:06:00Z" w16du:dateUtc="2026-05-17T22:06:00Z">
              <w:tcPr>
                <w:tcW w:w="512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tcPrChange>
          </w:tcPr>
          <w:p w14:paraId="4B7159B6" w14:textId="19CC7D2B" w:rsidR="00F67743" w:rsidRPr="00B942BD" w:rsidRDefault="004A4FFF" w:rsidP="004A4FFF">
            <w:pPr>
              <w:ind w:left="-86"/>
              <w:rPr>
                <w:ins w:id="367" w:author="Masembo Jumesio Da Silva Zola" w:date="2026-05-17T23:06:00Z" w16du:dateUtc="2026-05-17T22:06:00Z"/>
              </w:rPr>
            </w:pPr>
            <w:ins w:id="368" w:author="Masembo Jumesio Da Silva Zola" w:date="2026-05-17T23:08:00Z">
              <w:r w:rsidRPr="004A4FFF">
                <w:t>Componente responsável pelo armazenamento e gestão de dados em memória, incluindo operações de inserção, remoção e pesquisa.</w:t>
              </w:r>
            </w:ins>
          </w:p>
        </w:tc>
      </w:tr>
      <w:tr w:rsidR="00CE05B5" w:rsidRPr="00B942BD" w14:paraId="2C03CC7D" w14:textId="77777777" w:rsidTr="00F67743">
        <w:trPr>
          <w:ins w:id="369" w:author="Masembo Jumesio Da Silva Zola" w:date="2026-05-17T23:08:00Z" w16du:dateUtc="2026-05-17T22:08:00Z"/>
        </w:trPr>
        <w:tc>
          <w:tcPr>
            <w:tcW w:w="1799"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4B40A0" w14:textId="77777777" w:rsidR="00CE05B5" w:rsidRPr="00CE05B5" w:rsidRDefault="00CE05B5" w:rsidP="00CE05B5">
            <w:pPr>
              <w:ind w:left="-122"/>
              <w:rPr>
                <w:ins w:id="370" w:author="Masembo Jumesio Da Silva Zola" w:date="2026-05-17T23:08:00Z"/>
                <w:b/>
                <w:bCs/>
              </w:rPr>
            </w:pPr>
            <w:ins w:id="371" w:author="Masembo Jumesio Da Silva Zola" w:date="2026-05-17T23:08:00Z">
              <w:r w:rsidRPr="00CE05B5">
                <w:rPr>
                  <w:b/>
                  <w:bCs/>
                </w:rPr>
                <w:t>STL (Standard Template Library)</w:t>
              </w:r>
            </w:ins>
          </w:p>
          <w:p w14:paraId="7C898DBF" w14:textId="77777777" w:rsidR="00CE05B5" w:rsidRPr="006E19EC" w:rsidRDefault="00CE05B5" w:rsidP="006E19EC">
            <w:pPr>
              <w:ind w:left="-122"/>
              <w:rPr>
                <w:ins w:id="372" w:author="Masembo Jumesio Da Silva Zola" w:date="2026-05-17T23:08:00Z" w16du:dateUtc="2026-05-17T22:08:00Z"/>
                <w:b/>
                <w:bCs/>
              </w:rPr>
            </w:pPr>
          </w:p>
        </w:tc>
        <w:tc>
          <w:tcPr>
            <w:tcW w:w="511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0FC4F5" w14:textId="1748BD29" w:rsidR="00CE05B5" w:rsidRPr="00B942BD" w:rsidRDefault="00AC4881" w:rsidP="00AC4881">
            <w:pPr>
              <w:ind w:left="-86"/>
              <w:rPr>
                <w:ins w:id="373" w:author="Masembo Jumesio Da Silva Zola" w:date="2026-05-17T23:08:00Z" w16du:dateUtc="2026-05-17T22:08:00Z"/>
              </w:rPr>
            </w:pPr>
            <w:ins w:id="374" w:author="Masembo Jumesio Da Silva Zola" w:date="2026-05-17T23:08:00Z">
              <w:r w:rsidRPr="00AC4881">
                <w:t xml:space="preserve">Classe principal da aplicação que atua como controlador, coordenando as operações e implementando </w:t>
              </w:r>
              <w:proofErr w:type="spellStart"/>
              <w:r w:rsidRPr="00AC4881">
                <w:t>os</w:t>
              </w:r>
              <w:proofErr w:type="spellEnd"/>
              <w:r w:rsidRPr="00AC4881">
                <w:t xml:space="preserve"> </w:t>
              </w:r>
              <w:proofErr w:type="spellStart"/>
              <w:r w:rsidRPr="00AC4881">
                <w:t>casos</w:t>
              </w:r>
              <w:proofErr w:type="spellEnd"/>
              <w:r w:rsidRPr="00AC4881">
                <w:t xml:space="preserve"> de </w:t>
              </w:r>
              <w:proofErr w:type="spellStart"/>
              <w:r w:rsidRPr="00AC4881">
                <w:t>uso</w:t>
              </w:r>
              <w:proofErr w:type="spellEnd"/>
              <w:r w:rsidRPr="00AC4881">
                <w:t>.</w:t>
              </w:r>
            </w:ins>
          </w:p>
        </w:tc>
      </w:tr>
    </w:tbl>
    <w:p w14:paraId="6FA41672" w14:textId="77777777" w:rsidR="00A91774" w:rsidRDefault="00111DA1" w:rsidP="00A91774">
      <w:pPr>
        <w:keepNext/>
        <w:spacing w:before="360" w:after="180"/>
        <w:ind w:left="-284"/>
        <w:rPr>
          <w:ins w:id="375" w:author="Mário Adérito Kumolehã Figueira" w:date="2026-05-17T23:44:00Z" w16du:dateUtc="2026-05-17T22:44:00Z"/>
          <w:b/>
          <w:sz w:val="24"/>
          <w:szCs w:val="24"/>
          <w:lang w:val="pt-BR"/>
        </w:rPr>
      </w:pPr>
      <w:r w:rsidRPr="00A91774">
        <w:rPr>
          <w:b/>
          <w:bCs/>
          <w:sz w:val="24"/>
          <w:szCs w:val="24"/>
          <w:lang w:val="pt-BR"/>
          <w:rPrChange w:id="376" w:author="Mário Adérito Kumolehã Figueira" w:date="2026-05-17T23:44:00Z" w16du:dateUtc="2026-05-17T22:44:00Z">
            <w:rPr>
              <w:b/>
              <w:bCs/>
              <w:sz w:val="24"/>
              <w:szCs w:val="24"/>
            </w:rPr>
          </w:rPrChange>
        </w:rPr>
        <w:t>1</w:t>
      </w:r>
      <w:r w:rsidR="008D5284" w:rsidRPr="00A91774">
        <w:rPr>
          <w:b/>
          <w:bCs/>
          <w:sz w:val="24"/>
          <w:szCs w:val="24"/>
          <w:lang w:val="pt-BR"/>
          <w:rPrChange w:id="377" w:author="Mário Adérito Kumolehã Figueira" w:date="2026-05-17T23:44:00Z" w16du:dateUtc="2026-05-17T22:44:00Z">
            <w:rPr>
              <w:b/>
              <w:bCs/>
              <w:sz w:val="24"/>
              <w:szCs w:val="24"/>
            </w:rPr>
          </w:rPrChange>
        </w:rPr>
        <w:t>2</w:t>
      </w:r>
      <w:r w:rsidRPr="00A91774">
        <w:rPr>
          <w:b/>
          <w:sz w:val="24"/>
          <w:szCs w:val="24"/>
          <w:lang w:val="pt-BR"/>
          <w:rPrChange w:id="378" w:author="Mário Adérito Kumolehã Figueira" w:date="2026-05-17T23:44:00Z" w16du:dateUtc="2026-05-17T22:44:00Z">
            <w:rPr>
              <w:b/>
              <w:sz w:val="24"/>
              <w:szCs w:val="24"/>
            </w:rPr>
          </w:rPrChange>
        </w:rPr>
        <w:tab/>
        <w:t>Conclusão</w:t>
      </w:r>
    </w:p>
    <w:p w14:paraId="64CCFB53" w14:textId="2948F9CE" w:rsidR="00A91774" w:rsidRPr="00A91774" w:rsidRDefault="00A91774" w:rsidP="00072D3F">
      <w:pPr>
        <w:keepNext/>
        <w:ind w:left="-284"/>
        <w:rPr>
          <w:ins w:id="379" w:author="Mário Adérito Kumolehã Figueira" w:date="2026-05-17T23:44:00Z" w16du:dateUtc="2026-05-17T22:44:00Z"/>
          <w:b/>
          <w:sz w:val="24"/>
          <w:szCs w:val="24"/>
          <w:rPrChange w:id="380" w:author="Mário Adérito Kumolehã Figueira" w:date="2026-05-17T23:44:00Z" w16du:dateUtc="2026-05-17T22:44:00Z">
            <w:rPr>
              <w:ins w:id="381" w:author="Mário Adérito Kumolehã Figueira" w:date="2026-05-17T23:44:00Z" w16du:dateUtc="2026-05-17T22:44:00Z"/>
              <w:color w:val="000000"/>
              <w:sz w:val="24"/>
              <w:szCs w:val="24"/>
              <w:lang w:val="en-US"/>
            </w:rPr>
          </w:rPrChange>
        </w:rPr>
        <w:pPrChange w:id="382" w:author="Mário Adérito Kumolehã Figueira" w:date="2026-05-17T23:45:00Z" w16du:dateUtc="2026-05-17T22:45:00Z">
          <w:pPr>
            <w:spacing w:before="100" w:beforeAutospacing="1" w:after="100" w:afterAutospacing="1"/>
          </w:pPr>
        </w:pPrChange>
      </w:pPr>
      <w:ins w:id="383" w:author="Mário Adérito Kumolehã Figueira" w:date="2026-05-17T23:44:00Z" w16du:dateUtc="2026-05-17T22:44:00Z">
        <w:r w:rsidRPr="00A91774">
          <w:rPr>
            <w:color w:val="000000"/>
            <w:sz w:val="24"/>
            <w:szCs w:val="24"/>
            <w:lang w:val="en-US"/>
          </w:rPr>
          <w:t>O trabalho desenvolvido no âmbito deste relatório técnico permitiu estruturar, de forma coerente, a proposta de um sistema de gestão de encomendas orientado a objetos para uma pequena cidade com seis pontos de distribuição. Ao longo do projeto foram percorridas as principais etapas da análise e conceção de software, incluindo a identificação de requisitos funcionais e não funcionais, a modelação do domínio, a especificação de casos de uso e a elaboração de diferentes diagramas UML que descrevem o funcionamento e a estrutura interna da aplicação.</w:t>
        </w:r>
      </w:ins>
    </w:p>
    <w:p w14:paraId="26D284AF" w14:textId="77777777" w:rsidR="00A91774" w:rsidRPr="00A91774" w:rsidRDefault="00A91774" w:rsidP="00072D3F">
      <w:pPr>
        <w:ind w:left="-284" w:firstLine="284"/>
        <w:rPr>
          <w:ins w:id="384" w:author="Mário Adérito Kumolehã Figueira" w:date="2026-05-17T23:44:00Z" w16du:dateUtc="2026-05-17T22:44:00Z"/>
          <w:color w:val="000000"/>
          <w:sz w:val="24"/>
          <w:szCs w:val="24"/>
          <w:lang w:val="en-US"/>
        </w:rPr>
        <w:pPrChange w:id="385" w:author="Mário Adérito Kumolehã Figueira" w:date="2026-05-17T23:45:00Z" w16du:dateUtc="2026-05-17T22:45:00Z">
          <w:pPr>
            <w:spacing w:before="100" w:beforeAutospacing="1" w:after="100" w:afterAutospacing="1"/>
          </w:pPr>
        </w:pPrChange>
      </w:pPr>
      <w:ins w:id="386" w:author="Mário Adérito Kumolehã Figueira" w:date="2026-05-17T23:44:00Z" w16du:dateUtc="2026-05-17T22:44:00Z">
        <w:r w:rsidRPr="00A91774">
          <w:rPr>
            <w:color w:val="000000"/>
            <w:sz w:val="24"/>
            <w:szCs w:val="24"/>
            <w:lang w:val="en-US"/>
          </w:rPr>
          <w:t>Um dos principais desafios encontrados ao longo deste processo esteve relacionado com a definição da arquitetura interna do sistema, nomeadamente a organização das responsabilidades entre as classes Cliente, Encomenda, Veículo e Depósito, bem como a comunicação entre a interface, o controlador e o domínio. Com a evolução do projeto, foram introduzidas classes Repository específicas para cada entidade, permitindo separar a lógica de armazenamento da lógica do domínio e tornando o sistema mais modular, organizado e de mais fácil manutenção. Esta abordagem contribuiu igualmente para uma aplicação mais clara dos princípios GRASP, especialmente no que respeita aos padrões Controller, Low Coupling e High Cohesion.</w:t>
        </w:r>
      </w:ins>
    </w:p>
    <w:p w14:paraId="7538E5C4" w14:textId="77777777" w:rsidR="00A91774" w:rsidRPr="00A91774" w:rsidRDefault="00A91774" w:rsidP="000C2DB5">
      <w:pPr>
        <w:ind w:left="-284" w:firstLine="284"/>
        <w:rPr>
          <w:ins w:id="387" w:author="Mário Adérito Kumolehã Figueira" w:date="2026-05-17T23:44:00Z" w16du:dateUtc="2026-05-17T22:44:00Z"/>
          <w:color w:val="000000"/>
          <w:sz w:val="24"/>
          <w:szCs w:val="24"/>
          <w:lang w:val="en-US"/>
        </w:rPr>
        <w:pPrChange w:id="388" w:author="Mário Adérito Kumolehã Figueira" w:date="2026-05-17T23:46:00Z" w16du:dateUtc="2026-05-17T22:46:00Z">
          <w:pPr>
            <w:spacing w:before="100" w:beforeAutospacing="1" w:after="100" w:afterAutospacing="1"/>
          </w:pPr>
        </w:pPrChange>
      </w:pPr>
      <w:ins w:id="389" w:author="Mário Adérito Kumolehã Figueira" w:date="2026-05-17T23:44:00Z" w16du:dateUtc="2026-05-17T22:44:00Z">
        <w:r w:rsidRPr="00A91774">
          <w:rPr>
            <w:color w:val="000000"/>
            <w:sz w:val="24"/>
            <w:szCs w:val="24"/>
            <w:lang w:val="en-US"/>
          </w:rPr>
          <w:t>A utilização de notação UML e de princípios de Engenharia de Software revelou-se fundamental para garantir uma estrutura coerente e consistente ao longo do desenvolvimento do trabalho. A matriz de rastreabilidade permitiu ainda assegurar que todas as user stories identificadas possuem correspondência nos respetivos casos de uso, contribuindo para a completude da análise realizada.</w:t>
        </w:r>
      </w:ins>
    </w:p>
    <w:p w14:paraId="22D39940" w14:textId="77777777" w:rsidR="00A91774" w:rsidRPr="00A91774" w:rsidRDefault="00A91774" w:rsidP="00072D3F">
      <w:pPr>
        <w:ind w:left="-284" w:firstLine="284"/>
        <w:rPr>
          <w:ins w:id="390" w:author="Mário Adérito Kumolehã Figueira" w:date="2026-05-17T23:44:00Z" w16du:dateUtc="2026-05-17T22:44:00Z"/>
          <w:color w:val="000000"/>
          <w:sz w:val="24"/>
          <w:szCs w:val="24"/>
          <w:lang w:val="en-US"/>
        </w:rPr>
        <w:pPrChange w:id="391" w:author="Mário Adérito Kumolehã Figueira" w:date="2026-05-17T23:45:00Z" w16du:dateUtc="2026-05-17T22:45:00Z">
          <w:pPr>
            <w:spacing w:before="100" w:beforeAutospacing="1" w:after="100" w:afterAutospacing="1"/>
            <w:ind w:left="-142" w:firstLine="142"/>
          </w:pPr>
        </w:pPrChange>
      </w:pPr>
      <w:ins w:id="392" w:author="Mário Adérito Kumolehã Figueira" w:date="2026-05-17T23:44:00Z" w16du:dateUtc="2026-05-17T22:44:00Z">
        <w:r w:rsidRPr="00A91774">
          <w:rPr>
            <w:color w:val="000000"/>
            <w:sz w:val="24"/>
            <w:szCs w:val="24"/>
            <w:lang w:val="en-US"/>
          </w:rPr>
          <w:t>Apesar de o sistema ainda se encontrar em desenvolvimento, a fase atual permitiu estabelecer uma base sólida para a futura implementação em C++, definindo previamente os requisitos, os comportamentos esperados e a estrutura geral da aplicação. O trabalho realizado contribuiu também para consolidar conhecimentos relacionados com Programação Orientada a Objetos, arquitetura em camadas, modelação de sistemas e organização de projetos de software.</w:t>
        </w:r>
      </w:ins>
    </w:p>
    <w:p w14:paraId="2AAAE845" w14:textId="77777777" w:rsidR="00A91774" w:rsidRPr="00A91774" w:rsidRDefault="00A91774" w:rsidP="00072D3F">
      <w:pPr>
        <w:ind w:left="-284" w:firstLine="284"/>
        <w:rPr>
          <w:ins w:id="393" w:author="Mário Adérito Kumolehã Figueira" w:date="2026-05-17T23:44:00Z" w16du:dateUtc="2026-05-17T22:44:00Z"/>
          <w:color w:val="000000"/>
          <w:sz w:val="24"/>
          <w:szCs w:val="24"/>
          <w:lang w:val="en-US"/>
        </w:rPr>
        <w:pPrChange w:id="394" w:author="Mário Adérito Kumolehã Figueira" w:date="2026-05-17T23:45:00Z" w16du:dateUtc="2026-05-17T22:45:00Z">
          <w:pPr>
            <w:spacing w:before="100" w:beforeAutospacing="1" w:after="100" w:afterAutospacing="1"/>
          </w:pPr>
        </w:pPrChange>
      </w:pPr>
      <w:ins w:id="395" w:author="Mário Adérito Kumolehã Figueira" w:date="2026-05-17T23:44:00Z" w16du:dateUtc="2026-05-17T22:44:00Z">
        <w:r w:rsidRPr="00A91774">
          <w:rPr>
            <w:color w:val="000000"/>
            <w:sz w:val="24"/>
            <w:szCs w:val="24"/>
            <w:lang w:val="en-US"/>
          </w:rPr>
          <w:t>Como evolução futura, prevê-se a conclusão da implementação do sistema, a introdução de persistência de dados em ficheiros ou bases de dados, a realização de testes automatizados e a integração de funcionalidades adicionais, como notificações ao cliente, cálculo automático de custos de transporte e interfaces gráficas mais avançadas, permitindo tornar o sistema mais completo e mais próximo de um contexto real de utilização.</w:t>
        </w:r>
      </w:ins>
    </w:p>
    <w:p w14:paraId="0A8E97D1" w14:textId="77777777" w:rsidR="00A91774" w:rsidRPr="00A91774" w:rsidRDefault="00A91774" w:rsidP="00A91774">
      <w:pPr>
        <w:keepNext/>
        <w:spacing w:before="360" w:after="180"/>
        <w:ind w:left="-284"/>
        <w:rPr>
          <w:ins w:id="396" w:author="Mário Adérito Kumolehã Figueira" w:date="2026-05-17T23:37:00Z" w16du:dateUtc="2026-05-17T22:37:00Z"/>
          <w:b/>
          <w:sz w:val="24"/>
          <w:szCs w:val="24"/>
          <w:lang w:val="en-US"/>
          <w:rPrChange w:id="397" w:author="Mário Adérito Kumolehã Figueira" w:date="2026-05-17T23:41:00Z" w16du:dateUtc="2026-05-17T22:41:00Z">
            <w:rPr>
              <w:ins w:id="398" w:author="Mário Adérito Kumolehã Figueira" w:date="2026-05-17T23:37:00Z" w16du:dateUtc="2026-05-17T22:37:00Z"/>
              <w:b/>
              <w:sz w:val="24"/>
              <w:szCs w:val="24"/>
            </w:rPr>
          </w:rPrChange>
        </w:rPr>
      </w:pPr>
    </w:p>
    <w:p w14:paraId="7395BBB8" w14:textId="55947559" w:rsidR="003456EC" w:rsidRPr="00A303E1" w:rsidDel="00A303E1" w:rsidRDefault="003456EC" w:rsidP="00A303E1">
      <w:pPr>
        <w:keepNext/>
        <w:spacing w:before="360" w:after="180"/>
        <w:ind w:left="-284"/>
        <w:rPr>
          <w:del w:id="399" w:author="Mário Adérito Kumolehã Figueira" w:date="2026-05-17T23:39:00Z" w16du:dateUtc="2026-05-17T22:39:00Z"/>
          <w:lang w:val="pt-BR"/>
          <w:rPrChange w:id="400" w:author="Mário Adérito Kumolehã Figueira" w:date="2026-05-17T23:38:00Z" w16du:dateUtc="2026-05-17T22:38:00Z">
            <w:rPr>
              <w:del w:id="401" w:author="Mário Adérito Kumolehã Figueira" w:date="2026-05-17T23:39:00Z" w16du:dateUtc="2026-05-17T22:39:00Z"/>
            </w:rPr>
          </w:rPrChange>
        </w:rPr>
      </w:pPr>
    </w:p>
    <w:p w14:paraId="6D2ABE6E" w14:textId="63E6E95E" w:rsidR="00403BDF" w:rsidRPr="00B942BD" w:rsidDel="00A91774" w:rsidRDefault="00111DA1" w:rsidP="00E20427">
      <w:pPr>
        <w:ind w:left="-284"/>
        <w:jc w:val="both"/>
        <w:rPr>
          <w:del w:id="402" w:author="Mário Adérito Kumolehã Figueira" w:date="2026-05-17T23:41:00Z" w16du:dateUtc="2026-05-17T22:41:00Z"/>
        </w:rPr>
      </w:pPr>
      <w:del w:id="403" w:author="Mário Adérito Kumolehã Figueira" w:date="2026-05-17T23:41:00Z" w16du:dateUtc="2026-05-17T22:41:00Z">
        <w:r w:rsidRPr="00A91774" w:rsidDel="00A91774">
          <w:rPr>
            <w:lang w:val="pt-BR"/>
            <w:rPrChange w:id="404" w:author="Mário Adérito Kumolehã Figueira" w:date="2026-05-17T23:40:00Z" w16du:dateUtc="2026-05-17T22:40:00Z">
              <w:rPr/>
            </w:rPrChange>
          </w:rPr>
          <w:delText xml:space="preserve">O trabalho desenvolvido no âmbito deste relatório técnico permitiu estruturar, de forma coerente, a proposta de um sistema de gestão de encomendas orientado a objetos para uma pequena cidade com seis pontos de distribuição. </w:delText>
        </w:r>
        <w:r w:rsidRPr="00B942BD" w:rsidDel="00A91774">
          <w:delText>Embora o sistema ainda não se encontre implementado — este relatório reporta-se à fase de análise e conceção — foi possível percorrer todas as etapas fundamentais que antecedem a escrita de código: identificação de utilizadores e de objetivos, levantamento de requisitos funcionais e não funcionais à luz do modelo FURPS+, modelação do domínio, especificação detalhada de casos de uso, elaboração de diagramas de sequência de sistema e, por último, desenho interno da solução através de diagramas de classes, de estados, de pacotes, de componentes e de instalação.</w:delText>
        </w:r>
      </w:del>
    </w:p>
    <w:p w14:paraId="1BD87B92" w14:textId="039F4030" w:rsidR="00403BDF" w:rsidRPr="00B942BD" w:rsidDel="00A91774" w:rsidRDefault="00111DA1" w:rsidP="001A71FE">
      <w:pPr>
        <w:ind w:left="-284" w:firstLine="284"/>
        <w:jc w:val="both"/>
        <w:rPr>
          <w:del w:id="405" w:author="Mário Adérito Kumolehã Figueira" w:date="2026-05-17T23:41:00Z" w16du:dateUtc="2026-05-17T22:41:00Z"/>
        </w:rPr>
        <w:pPrChange w:id="406" w:author="Mário Adérito Kumolehã Figueira" w:date="2026-05-17T23:01:00Z" w16du:dateUtc="2026-05-17T22:01:00Z">
          <w:pPr>
            <w:ind w:left="-284"/>
            <w:jc w:val="both"/>
          </w:pPr>
        </w:pPrChange>
      </w:pPr>
      <w:del w:id="407" w:author="Mário Adérito Kumolehã Figueira" w:date="2026-05-17T23:41:00Z" w16du:dateUtc="2026-05-17T22:41:00Z">
        <w:r w:rsidRPr="00B942BD" w:rsidDel="00A91774">
          <w:delText>Um dos principais desafios encontrados ao longo deste processo foi precisamente a definição da estrutura interna do sistema, nomeadamente a organização das classes e a clarificação das relações entre Cliente, Encomenda, Veículo e Depósito. A aplicação de notação UML e dos princípios GRASP revelou-se determinante para assegurar uma arquitetura coerente, com elevada coesão e baixo acoplamento, e para garantir que cada classe assume responsabilidades claras e adequadas ao seu papel no domínio. A matriz de rastreabilidade apresentada na secção 4.4, por sua vez, permitiu confirmar que todas as user stories levantadas junto dos utilizadores têm uma correspondência explícita nos casos de uso especificados, o que contribui para a completude da análise efetuada.</w:delText>
        </w:r>
      </w:del>
    </w:p>
    <w:p w14:paraId="5B096262" w14:textId="0CBF36E3" w:rsidR="00403BDF" w:rsidRPr="00B942BD" w:rsidDel="00A91774" w:rsidRDefault="00111DA1" w:rsidP="001A71FE">
      <w:pPr>
        <w:ind w:left="-284" w:firstLine="284"/>
        <w:jc w:val="both"/>
        <w:rPr>
          <w:del w:id="408" w:author="Mário Adérito Kumolehã Figueira" w:date="2026-05-17T23:41:00Z" w16du:dateUtc="2026-05-17T22:41:00Z"/>
        </w:rPr>
        <w:pPrChange w:id="409" w:author="Mário Adérito Kumolehã Figueira" w:date="2026-05-17T23:03:00Z" w16du:dateUtc="2026-05-17T22:03:00Z">
          <w:pPr>
            <w:ind w:left="-284"/>
            <w:jc w:val="both"/>
          </w:pPr>
        </w:pPrChange>
      </w:pPr>
      <w:del w:id="410" w:author="Mário Adérito Kumolehã Figueira" w:date="2026-05-17T23:41:00Z" w16du:dateUtc="2026-05-17T22:41:00Z">
        <w:r w:rsidRPr="00B942BD" w:rsidDel="00A91774">
          <w:delText>Este trabalho contribuiu, assim, para consolidar conhecimentos na área do desenvolvimento de software, em particular no que respeita à modelação de sistemas e à aplicação prática dos conceitos de programação orientada a objetos. A implementação em C++, que constituirá a próxima fase do projeto, beneficiará diretamente da estruturação agora apresentada, dado que a maior parte das decisões de desenho já se encontra consolidada.</w:delText>
        </w:r>
      </w:del>
    </w:p>
    <w:p w14:paraId="12103B59" w14:textId="1F04E5F0" w:rsidR="00403BDF" w:rsidRPr="00B942BD" w:rsidDel="00A91774" w:rsidRDefault="00111DA1" w:rsidP="001A71FE">
      <w:pPr>
        <w:ind w:left="-284" w:firstLine="284"/>
        <w:jc w:val="both"/>
        <w:rPr>
          <w:del w:id="411" w:author="Mário Adérito Kumolehã Figueira" w:date="2026-05-17T23:41:00Z" w16du:dateUtc="2026-05-17T22:41:00Z"/>
        </w:rPr>
        <w:pPrChange w:id="412" w:author="Mário Adérito Kumolehã Figueira" w:date="2026-05-17T23:01:00Z" w16du:dateUtc="2026-05-17T22:01:00Z">
          <w:pPr>
            <w:ind w:left="-284"/>
            <w:jc w:val="both"/>
          </w:pPr>
        </w:pPrChange>
      </w:pPr>
      <w:del w:id="413" w:author="Mário Adérito Kumolehã Figueira" w:date="2026-05-17T23:41:00Z" w16du:dateUtc="2026-05-17T22:41:00Z">
        <w:r w:rsidRPr="00B942BD" w:rsidDel="00A91774">
          <w:delText>Como linhas de evolução futura, identifica-se, desde já, a possibilidade de estender o sistema com funcionalidades adicionais — por exemplo, a introdução de persistência em ficheiros ou base de dados (conforme discutido na secção 4.3), o cálculo automático do custo de transporte em função do peso, da distância ou do tipo de veículo utilizado, ou ainda a integração com sistemas externos de faturação, geolocalização ou notificação aos clientes — contribuições que permitirão aumentar a aplicabilidade da solução em contextos reais.</w:delText>
        </w:r>
        <w:r w:rsidR="0052400E" w:rsidRPr="00B942BD" w:rsidDel="00A91774">
          <w:delText xml:space="preserve"> </w:delText>
        </w:r>
      </w:del>
    </w:p>
    <w:p w14:paraId="13C16E78" w14:textId="0BEE5D2D" w:rsidR="00403BDF" w:rsidRDefault="00111DA1" w:rsidP="00C82D18">
      <w:pPr>
        <w:keepNext/>
        <w:spacing w:before="360" w:after="180"/>
        <w:ind w:left="-284"/>
        <w:rPr>
          <w:b/>
          <w:bCs/>
          <w:sz w:val="24"/>
          <w:szCs w:val="24"/>
        </w:rPr>
      </w:pPr>
      <w:r w:rsidRPr="00B942BD">
        <w:rPr>
          <w:b/>
          <w:bCs/>
          <w:sz w:val="24"/>
          <w:szCs w:val="24"/>
        </w:rPr>
        <w:t>1</w:t>
      </w:r>
      <w:r w:rsidR="008D5284">
        <w:rPr>
          <w:b/>
          <w:bCs/>
          <w:sz w:val="24"/>
          <w:szCs w:val="24"/>
        </w:rPr>
        <w:t>3</w:t>
      </w:r>
      <w:r>
        <w:rPr>
          <w:b/>
          <w:bCs/>
          <w:sz w:val="24"/>
          <w:szCs w:val="24"/>
        </w:rPr>
        <w:tab/>
      </w:r>
      <w:proofErr w:type="spellStart"/>
      <w:r>
        <w:rPr>
          <w:b/>
          <w:bCs/>
          <w:sz w:val="24"/>
          <w:szCs w:val="24"/>
        </w:rPr>
        <w:t>Referências</w:t>
      </w:r>
      <w:proofErr w:type="spellEnd"/>
    </w:p>
    <w:p w14:paraId="7EB7C0B7" w14:textId="77777777" w:rsidR="00403BDF" w:rsidRDefault="00111DA1" w:rsidP="00DF7693">
      <w:pPr>
        <w:ind w:left="-284"/>
        <w:jc w:val="both"/>
      </w:pPr>
      <w:r>
        <w:t>1.</w:t>
      </w:r>
      <w:r>
        <w:tab/>
        <w:t xml:space="preserve">Larman, C.: Applying UML and Patterns: An Introduction to Object-Oriented Analysis and Design and Iterative Development. 3rd </w:t>
      </w:r>
      <w:proofErr w:type="spellStart"/>
      <w:r>
        <w:t>edn</w:t>
      </w:r>
      <w:proofErr w:type="spellEnd"/>
      <w:r>
        <w:t>. Prentice Hall, Upper Saddle River (2005)</w:t>
      </w:r>
    </w:p>
    <w:p w14:paraId="6A69257D" w14:textId="77777777" w:rsidR="00403BDF" w:rsidRDefault="00111DA1" w:rsidP="00DF7693">
      <w:pPr>
        <w:ind w:left="-284"/>
        <w:jc w:val="both"/>
      </w:pPr>
      <w:r>
        <w:t>2.</w:t>
      </w:r>
      <w:r>
        <w:tab/>
        <w:t xml:space="preserve">Sommerville, I.: Software Engineering. 10th </w:t>
      </w:r>
      <w:proofErr w:type="spellStart"/>
      <w:r>
        <w:t>edn</w:t>
      </w:r>
      <w:proofErr w:type="spellEnd"/>
      <w:r>
        <w:t>. Pearson Education, Harlow (2016)</w:t>
      </w:r>
    </w:p>
    <w:p w14:paraId="5ED013BC" w14:textId="77777777" w:rsidR="00403BDF" w:rsidRDefault="00111DA1" w:rsidP="00DF7693">
      <w:pPr>
        <w:ind w:left="-284"/>
        <w:jc w:val="both"/>
      </w:pPr>
      <w:r>
        <w:t>3.</w:t>
      </w:r>
      <w:r>
        <w:tab/>
        <w:t xml:space="preserve">Pressman, R.S., Maxim, B.R.: Software Engineering: A Practitioner's Approach. 8th </w:t>
      </w:r>
      <w:proofErr w:type="spellStart"/>
      <w:r>
        <w:t>edn</w:t>
      </w:r>
      <w:proofErr w:type="spellEnd"/>
      <w:r>
        <w:t>. McGraw-Hill Education, New York (2014)</w:t>
      </w:r>
    </w:p>
    <w:p w14:paraId="6F91FFA4" w14:textId="77777777" w:rsidR="00403BDF" w:rsidRDefault="00111DA1" w:rsidP="00DF7693">
      <w:pPr>
        <w:ind w:left="-284"/>
        <w:jc w:val="both"/>
      </w:pPr>
      <w:r>
        <w:t>4.</w:t>
      </w:r>
      <w:r>
        <w:tab/>
        <w:t>Object Management Group: Unified Modeling Language (UML) Specification, version 2.5.1. OMG Document formal/2017-12-05 (2017), https://www.omg.org/spec/UML</w:t>
      </w:r>
    </w:p>
    <w:p w14:paraId="4F092971" w14:textId="77777777" w:rsidR="00403BDF" w:rsidRPr="00B942BD" w:rsidRDefault="00111DA1" w:rsidP="00DF7693">
      <w:pPr>
        <w:ind w:left="-284"/>
        <w:jc w:val="both"/>
      </w:pPr>
      <w:r>
        <w:t>5.</w:t>
      </w:r>
      <w:r>
        <w:tab/>
        <w:t xml:space="preserve">IEEE: IEEE Recommended Practice for Software Requirements Specifications. </w:t>
      </w:r>
      <w:r w:rsidRPr="00B942BD">
        <w:t>IEEE Std 830-1998. IEEE, New York (1998)</w:t>
      </w:r>
    </w:p>
    <w:p w14:paraId="2D87BF6D" w14:textId="77777777" w:rsidR="00403BDF" w:rsidRDefault="00111DA1" w:rsidP="00DF7693">
      <w:pPr>
        <w:ind w:left="-284"/>
        <w:jc w:val="both"/>
      </w:pPr>
      <w:r w:rsidRPr="00B942BD">
        <w:t>6.</w:t>
      </w:r>
      <w:r w:rsidRPr="00B942BD">
        <w:tab/>
        <w:t xml:space="preserve">Sousa, P.B., Freitas, C.: Fundamentos de Desenvolvimento de Software — Material da Unidade Curricular. </w:t>
      </w:r>
      <w:r>
        <w:t xml:space="preserve">Instituto Superior de </w:t>
      </w:r>
      <w:proofErr w:type="spellStart"/>
      <w:r>
        <w:t>Engenharia</w:t>
      </w:r>
      <w:proofErr w:type="spellEnd"/>
      <w:r>
        <w:t xml:space="preserve"> do Porto (2025)</w:t>
      </w:r>
    </w:p>
    <w:p w14:paraId="4BC7773D" w14:textId="77777777" w:rsidR="00403BDF" w:rsidRDefault="00111DA1" w:rsidP="00DF7693">
      <w:pPr>
        <w:ind w:left="-284"/>
        <w:jc w:val="both"/>
      </w:pPr>
      <w:r>
        <w:t>7.</w:t>
      </w:r>
      <w:r>
        <w:tab/>
        <w:t>Grady, R.B.: Practical Software Metrics for Project Management and Process Improvement. Prentice Hall, Englewood Cliffs (1992)</w:t>
      </w:r>
    </w:p>
    <w:sectPr w:rsidR="00403BDF" w:rsidSect="00BC0BCD">
      <w:footerReference w:type="default" r:id="rId26"/>
      <w:pgSz w:w="11906" w:h="16838"/>
      <w:pgMar w:top="2945" w:right="2493" w:bottom="2945" w:left="249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BB7FA" w14:textId="77777777" w:rsidR="00DA01C9" w:rsidRDefault="00DA01C9">
      <w:r>
        <w:separator/>
      </w:r>
    </w:p>
  </w:endnote>
  <w:endnote w:type="continuationSeparator" w:id="0">
    <w:p w14:paraId="188D8E07" w14:textId="77777777" w:rsidR="00DA01C9" w:rsidRDefault="00DA0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F09C" w14:textId="77777777" w:rsidR="00403BDF" w:rsidRDefault="00111DA1" w:rsidP="009813E6">
    <w:r>
      <w:rPr>
        <w:sz w:val="18"/>
        <w:szCs w:val="18"/>
      </w:rPr>
      <w:fldChar w:fldCharType="begin"/>
    </w:r>
    <w:r>
      <w:rPr>
        <w:sz w:val="18"/>
        <w:szCs w:val="18"/>
      </w:rPr>
      <w:instrText>PAGE</w:instrText>
    </w:r>
    <w:r>
      <w:rPr>
        <w:sz w:val="18"/>
        <w:szCs w:val="18"/>
      </w:rPr>
      <w:fldChar w:fldCharType="separate"/>
    </w:r>
    <w:r w:rsidR="00D411F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A6221" w14:textId="77777777" w:rsidR="00DA01C9" w:rsidRDefault="00DA01C9">
      <w:r>
        <w:separator/>
      </w:r>
    </w:p>
  </w:footnote>
  <w:footnote w:type="continuationSeparator" w:id="0">
    <w:p w14:paraId="7898714F" w14:textId="77777777" w:rsidR="00DA01C9" w:rsidRDefault="00DA01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53944"/>
    <w:multiLevelType w:val="hybridMultilevel"/>
    <w:tmpl w:val="6D9C9C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E437F2B"/>
    <w:multiLevelType w:val="hybridMultilevel"/>
    <w:tmpl w:val="C344C20C"/>
    <w:lvl w:ilvl="0" w:tplc="F20C62FA">
      <w:start w:val="1"/>
      <w:numFmt w:val="bullet"/>
      <w:lvlText w:val="●"/>
      <w:lvlJc w:val="left"/>
      <w:pPr>
        <w:ind w:left="720" w:hanging="360"/>
      </w:pPr>
    </w:lvl>
    <w:lvl w:ilvl="1" w:tplc="9C8C56C8">
      <w:start w:val="1"/>
      <w:numFmt w:val="bullet"/>
      <w:lvlText w:val="○"/>
      <w:lvlJc w:val="left"/>
      <w:pPr>
        <w:ind w:left="1440" w:hanging="360"/>
      </w:pPr>
    </w:lvl>
    <w:lvl w:ilvl="2" w:tplc="A3824CEA">
      <w:start w:val="1"/>
      <w:numFmt w:val="bullet"/>
      <w:lvlText w:val="■"/>
      <w:lvlJc w:val="left"/>
      <w:pPr>
        <w:ind w:left="2160" w:hanging="360"/>
      </w:pPr>
    </w:lvl>
    <w:lvl w:ilvl="3" w:tplc="35928D50">
      <w:start w:val="1"/>
      <w:numFmt w:val="bullet"/>
      <w:lvlText w:val="●"/>
      <w:lvlJc w:val="left"/>
      <w:pPr>
        <w:ind w:left="2880" w:hanging="360"/>
      </w:pPr>
    </w:lvl>
    <w:lvl w:ilvl="4" w:tplc="A87886F4">
      <w:start w:val="1"/>
      <w:numFmt w:val="bullet"/>
      <w:lvlText w:val="○"/>
      <w:lvlJc w:val="left"/>
      <w:pPr>
        <w:ind w:left="3600" w:hanging="360"/>
      </w:pPr>
    </w:lvl>
    <w:lvl w:ilvl="5" w:tplc="BB16D3E0">
      <w:start w:val="1"/>
      <w:numFmt w:val="bullet"/>
      <w:lvlText w:val="■"/>
      <w:lvlJc w:val="left"/>
      <w:pPr>
        <w:ind w:left="4320" w:hanging="360"/>
      </w:pPr>
    </w:lvl>
    <w:lvl w:ilvl="6" w:tplc="D094574E">
      <w:start w:val="1"/>
      <w:numFmt w:val="bullet"/>
      <w:lvlText w:val="●"/>
      <w:lvlJc w:val="left"/>
      <w:pPr>
        <w:ind w:left="5040" w:hanging="360"/>
      </w:pPr>
    </w:lvl>
    <w:lvl w:ilvl="7" w:tplc="ABD6CBC4">
      <w:start w:val="1"/>
      <w:numFmt w:val="bullet"/>
      <w:lvlText w:val="●"/>
      <w:lvlJc w:val="left"/>
      <w:pPr>
        <w:ind w:left="5760" w:hanging="360"/>
      </w:pPr>
    </w:lvl>
    <w:lvl w:ilvl="8" w:tplc="D04459E6">
      <w:start w:val="1"/>
      <w:numFmt w:val="bullet"/>
      <w:lvlText w:val="●"/>
      <w:lvlJc w:val="left"/>
      <w:pPr>
        <w:ind w:left="6480" w:hanging="360"/>
      </w:pPr>
    </w:lvl>
  </w:abstractNum>
  <w:abstractNum w:abstractNumId="2" w15:restartNumberingAfterBreak="0">
    <w:nsid w:val="406D5C41"/>
    <w:multiLevelType w:val="hybridMultilevel"/>
    <w:tmpl w:val="E63E8A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C320EE1"/>
    <w:multiLevelType w:val="hybridMultilevel"/>
    <w:tmpl w:val="E1785796"/>
    <w:lvl w:ilvl="0" w:tplc="33BC35BC">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82616E9"/>
    <w:multiLevelType w:val="multilevel"/>
    <w:tmpl w:val="50C0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829335">
    <w:abstractNumId w:val="1"/>
    <w:lvlOverride w:ilvl="0">
      <w:startOverride w:val="1"/>
    </w:lvlOverride>
  </w:num>
  <w:num w:numId="2" w16cid:durableId="918372792">
    <w:abstractNumId w:val="3"/>
  </w:num>
  <w:num w:numId="3" w16cid:durableId="1845244775">
    <w:abstractNumId w:val="2"/>
  </w:num>
  <w:num w:numId="4" w16cid:durableId="18429876">
    <w:abstractNumId w:val="0"/>
  </w:num>
  <w:num w:numId="5" w16cid:durableId="2902142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BDF"/>
    <w:rsid w:val="00003E18"/>
    <w:rsid w:val="0000478D"/>
    <w:rsid w:val="000050A2"/>
    <w:rsid w:val="00005E3B"/>
    <w:rsid w:val="00012A3B"/>
    <w:rsid w:val="000151B5"/>
    <w:rsid w:val="00016CB7"/>
    <w:rsid w:val="00017533"/>
    <w:rsid w:val="000178E2"/>
    <w:rsid w:val="00017E64"/>
    <w:rsid w:val="00023BA8"/>
    <w:rsid w:val="0003276A"/>
    <w:rsid w:val="000336E7"/>
    <w:rsid w:val="0003383D"/>
    <w:rsid w:val="0003515A"/>
    <w:rsid w:val="00036EC6"/>
    <w:rsid w:val="00040E67"/>
    <w:rsid w:val="00042313"/>
    <w:rsid w:val="00042C29"/>
    <w:rsid w:val="0004376E"/>
    <w:rsid w:val="00043BB1"/>
    <w:rsid w:val="00043D9C"/>
    <w:rsid w:val="00044A6A"/>
    <w:rsid w:val="00047839"/>
    <w:rsid w:val="00050AD9"/>
    <w:rsid w:val="0005307F"/>
    <w:rsid w:val="00056216"/>
    <w:rsid w:val="00060A98"/>
    <w:rsid w:val="000622DE"/>
    <w:rsid w:val="00062498"/>
    <w:rsid w:val="00063407"/>
    <w:rsid w:val="000639CF"/>
    <w:rsid w:val="000649B5"/>
    <w:rsid w:val="00065642"/>
    <w:rsid w:val="00072D3F"/>
    <w:rsid w:val="000755CB"/>
    <w:rsid w:val="000760A6"/>
    <w:rsid w:val="00076F26"/>
    <w:rsid w:val="00081FB9"/>
    <w:rsid w:val="00083D94"/>
    <w:rsid w:val="00085AD2"/>
    <w:rsid w:val="00085CBC"/>
    <w:rsid w:val="00086605"/>
    <w:rsid w:val="000867BB"/>
    <w:rsid w:val="00087BB7"/>
    <w:rsid w:val="00091ABB"/>
    <w:rsid w:val="00093DAC"/>
    <w:rsid w:val="0009467D"/>
    <w:rsid w:val="00094E2A"/>
    <w:rsid w:val="00096CBB"/>
    <w:rsid w:val="00097ED2"/>
    <w:rsid w:val="000A0E00"/>
    <w:rsid w:val="000A11F1"/>
    <w:rsid w:val="000A4C41"/>
    <w:rsid w:val="000A72DE"/>
    <w:rsid w:val="000A7C05"/>
    <w:rsid w:val="000B363D"/>
    <w:rsid w:val="000B5146"/>
    <w:rsid w:val="000B7562"/>
    <w:rsid w:val="000B7FAC"/>
    <w:rsid w:val="000C0AE3"/>
    <w:rsid w:val="000C1BDE"/>
    <w:rsid w:val="000C2DB5"/>
    <w:rsid w:val="000C432D"/>
    <w:rsid w:val="000C4B52"/>
    <w:rsid w:val="000C59FA"/>
    <w:rsid w:val="000C6B9E"/>
    <w:rsid w:val="000D0DAC"/>
    <w:rsid w:val="000D2161"/>
    <w:rsid w:val="000D3B1C"/>
    <w:rsid w:val="000D410F"/>
    <w:rsid w:val="000D4D27"/>
    <w:rsid w:val="000E0786"/>
    <w:rsid w:val="000E0D77"/>
    <w:rsid w:val="000E1C34"/>
    <w:rsid w:val="000E1DE0"/>
    <w:rsid w:val="000E52DB"/>
    <w:rsid w:val="000E5C39"/>
    <w:rsid w:val="000E7B4F"/>
    <w:rsid w:val="000F179F"/>
    <w:rsid w:val="000F3474"/>
    <w:rsid w:val="000F3D53"/>
    <w:rsid w:val="000F4D90"/>
    <w:rsid w:val="0010039A"/>
    <w:rsid w:val="001007D9"/>
    <w:rsid w:val="0010327A"/>
    <w:rsid w:val="001034DD"/>
    <w:rsid w:val="00107E3B"/>
    <w:rsid w:val="0011097C"/>
    <w:rsid w:val="00111DA1"/>
    <w:rsid w:val="0011255E"/>
    <w:rsid w:val="001139C4"/>
    <w:rsid w:val="0011418C"/>
    <w:rsid w:val="0011662B"/>
    <w:rsid w:val="001245DA"/>
    <w:rsid w:val="00126E06"/>
    <w:rsid w:val="001324F3"/>
    <w:rsid w:val="00132FB5"/>
    <w:rsid w:val="00134950"/>
    <w:rsid w:val="00134F0B"/>
    <w:rsid w:val="00135001"/>
    <w:rsid w:val="00142B08"/>
    <w:rsid w:val="00143893"/>
    <w:rsid w:val="001438AC"/>
    <w:rsid w:val="0014391D"/>
    <w:rsid w:val="001439A1"/>
    <w:rsid w:val="001450E9"/>
    <w:rsid w:val="00145E59"/>
    <w:rsid w:val="0014712E"/>
    <w:rsid w:val="00150632"/>
    <w:rsid w:val="001507A6"/>
    <w:rsid w:val="00150E31"/>
    <w:rsid w:val="001527DF"/>
    <w:rsid w:val="00153007"/>
    <w:rsid w:val="001537BB"/>
    <w:rsid w:val="001542E1"/>
    <w:rsid w:val="0015447D"/>
    <w:rsid w:val="001545EE"/>
    <w:rsid w:val="00162222"/>
    <w:rsid w:val="00162AA6"/>
    <w:rsid w:val="001640F7"/>
    <w:rsid w:val="001661C4"/>
    <w:rsid w:val="00167DB3"/>
    <w:rsid w:val="00170FA4"/>
    <w:rsid w:val="0017150C"/>
    <w:rsid w:val="00173C85"/>
    <w:rsid w:val="00176016"/>
    <w:rsid w:val="00176065"/>
    <w:rsid w:val="00176D93"/>
    <w:rsid w:val="00182AB2"/>
    <w:rsid w:val="00184189"/>
    <w:rsid w:val="00186D8F"/>
    <w:rsid w:val="00186E66"/>
    <w:rsid w:val="00191ADC"/>
    <w:rsid w:val="00192DA0"/>
    <w:rsid w:val="00193E65"/>
    <w:rsid w:val="001966F4"/>
    <w:rsid w:val="00196B9F"/>
    <w:rsid w:val="00196ED5"/>
    <w:rsid w:val="001A2533"/>
    <w:rsid w:val="001A568F"/>
    <w:rsid w:val="001A6A4F"/>
    <w:rsid w:val="001A71FE"/>
    <w:rsid w:val="001A79A6"/>
    <w:rsid w:val="001A7E4A"/>
    <w:rsid w:val="001B38DB"/>
    <w:rsid w:val="001B6526"/>
    <w:rsid w:val="001B677E"/>
    <w:rsid w:val="001B7369"/>
    <w:rsid w:val="001B79BC"/>
    <w:rsid w:val="001C00D0"/>
    <w:rsid w:val="001C191B"/>
    <w:rsid w:val="001C2607"/>
    <w:rsid w:val="001C47BB"/>
    <w:rsid w:val="001C6163"/>
    <w:rsid w:val="001C6219"/>
    <w:rsid w:val="001C7ADF"/>
    <w:rsid w:val="001D0D1C"/>
    <w:rsid w:val="001D547C"/>
    <w:rsid w:val="001D5C82"/>
    <w:rsid w:val="001E148B"/>
    <w:rsid w:val="001E54B4"/>
    <w:rsid w:val="001F038B"/>
    <w:rsid w:val="001F03DB"/>
    <w:rsid w:val="001F18D7"/>
    <w:rsid w:val="001F39B9"/>
    <w:rsid w:val="001F450A"/>
    <w:rsid w:val="001F558D"/>
    <w:rsid w:val="001F6715"/>
    <w:rsid w:val="001F7696"/>
    <w:rsid w:val="00202794"/>
    <w:rsid w:val="00203EE8"/>
    <w:rsid w:val="00205CE4"/>
    <w:rsid w:val="00207D9D"/>
    <w:rsid w:val="002101EA"/>
    <w:rsid w:val="00210AF4"/>
    <w:rsid w:val="00212290"/>
    <w:rsid w:val="0021269D"/>
    <w:rsid w:val="00217424"/>
    <w:rsid w:val="00222D23"/>
    <w:rsid w:val="0022383A"/>
    <w:rsid w:val="00227531"/>
    <w:rsid w:val="002312D3"/>
    <w:rsid w:val="00231FBE"/>
    <w:rsid w:val="002328E7"/>
    <w:rsid w:val="00237FEE"/>
    <w:rsid w:val="00240D46"/>
    <w:rsid w:val="00242212"/>
    <w:rsid w:val="002446C8"/>
    <w:rsid w:val="0024549D"/>
    <w:rsid w:val="00245F89"/>
    <w:rsid w:val="00246A5D"/>
    <w:rsid w:val="0025299A"/>
    <w:rsid w:val="0025350E"/>
    <w:rsid w:val="00253A3A"/>
    <w:rsid w:val="00253F4F"/>
    <w:rsid w:val="00256E1B"/>
    <w:rsid w:val="00260151"/>
    <w:rsid w:val="0026017B"/>
    <w:rsid w:val="00265567"/>
    <w:rsid w:val="00271B2A"/>
    <w:rsid w:val="00283BAA"/>
    <w:rsid w:val="0028419A"/>
    <w:rsid w:val="002911AA"/>
    <w:rsid w:val="00291A27"/>
    <w:rsid w:val="00293508"/>
    <w:rsid w:val="00296838"/>
    <w:rsid w:val="00296D72"/>
    <w:rsid w:val="002A0A85"/>
    <w:rsid w:val="002A10BE"/>
    <w:rsid w:val="002A2864"/>
    <w:rsid w:val="002A4338"/>
    <w:rsid w:val="002A57EE"/>
    <w:rsid w:val="002A5993"/>
    <w:rsid w:val="002B497F"/>
    <w:rsid w:val="002B4F55"/>
    <w:rsid w:val="002B70A2"/>
    <w:rsid w:val="002C3940"/>
    <w:rsid w:val="002D4BD4"/>
    <w:rsid w:val="002D5A1E"/>
    <w:rsid w:val="002E0E44"/>
    <w:rsid w:val="002E123C"/>
    <w:rsid w:val="002E33B1"/>
    <w:rsid w:val="002E3589"/>
    <w:rsid w:val="002E45D4"/>
    <w:rsid w:val="002E4E7D"/>
    <w:rsid w:val="002E6227"/>
    <w:rsid w:val="002E7C5B"/>
    <w:rsid w:val="002F1919"/>
    <w:rsid w:val="002F460C"/>
    <w:rsid w:val="00303EB5"/>
    <w:rsid w:val="00306E16"/>
    <w:rsid w:val="00307323"/>
    <w:rsid w:val="00307AF0"/>
    <w:rsid w:val="00311B95"/>
    <w:rsid w:val="00313B36"/>
    <w:rsid w:val="00313CAB"/>
    <w:rsid w:val="00316697"/>
    <w:rsid w:val="003169B7"/>
    <w:rsid w:val="00322B58"/>
    <w:rsid w:val="00322D72"/>
    <w:rsid w:val="00323B55"/>
    <w:rsid w:val="003254D0"/>
    <w:rsid w:val="00326EDA"/>
    <w:rsid w:val="003276A3"/>
    <w:rsid w:val="003315CA"/>
    <w:rsid w:val="00333D36"/>
    <w:rsid w:val="00342BC2"/>
    <w:rsid w:val="00343A94"/>
    <w:rsid w:val="00344E83"/>
    <w:rsid w:val="003456EC"/>
    <w:rsid w:val="003460CE"/>
    <w:rsid w:val="00347728"/>
    <w:rsid w:val="00347E26"/>
    <w:rsid w:val="00347E3B"/>
    <w:rsid w:val="00350467"/>
    <w:rsid w:val="00352257"/>
    <w:rsid w:val="00352B95"/>
    <w:rsid w:val="00353DAB"/>
    <w:rsid w:val="00354E2A"/>
    <w:rsid w:val="00355076"/>
    <w:rsid w:val="0035733D"/>
    <w:rsid w:val="003577A0"/>
    <w:rsid w:val="003577ED"/>
    <w:rsid w:val="00360778"/>
    <w:rsid w:val="00361898"/>
    <w:rsid w:val="00362017"/>
    <w:rsid w:val="00363F3B"/>
    <w:rsid w:val="003659BE"/>
    <w:rsid w:val="00365AF4"/>
    <w:rsid w:val="00366308"/>
    <w:rsid w:val="003675B4"/>
    <w:rsid w:val="00367C28"/>
    <w:rsid w:val="00371532"/>
    <w:rsid w:val="00374582"/>
    <w:rsid w:val="0037588E"/>
    <w:rsid w:val="00376599"/>
    <w:rsid w:val="00376E76"/>
    <w:rsid w:val="00381426"/>
    <w:rsid w:val="00384521"/>
    <w:rsid w:val="00387327"/>
    <w:rsid w:val="00387BBF"/>
    <w:rsid w:val="0039330B"/>
    <w:rsid w:val="0039385C"/>
    <w:rsid w:val="0039418E"/>
    <w:rsid w:val="00394488"/>
    <w:rsid w:val="003954ED"/>
    <w:rsid w:val="003A1DDB"/>
    <w:rsid w:val="003A4C23"/>
    <w:rsid w:val="003A5589"/>
    <w:rsid w:val="003A5B3C"/>
    <w:rsid w:val="003A6067"/>
    <w:rsid w:val="003A66CE"/>
    <w:rsid w:val="003A6A2C"/>
    <w:rsid w:val="003B0A7D"/>
    <w:rsid w:val="003B15BD"/>
    <w:rsid w:val="003B3C13"/>
    <w:rsid w:val="003B461A"/>
    <w:rsid w:val="003B4930"/>
    <w:rsid w:val="003B72B8"/>
    <w:rsid w:val="003C6D74"/>
    <w:rsid w:val="003D1F8B"/>
    <w:rsid w:val="003D3EDC"/>
    <w:rsid w:val="003D4F28"/>
    <w:rsid w:val="003D5234"/>
    <w:rsid w:val="003E218B"/>
    <w:rsid w:val="003E41E6"/>
    <w:rsid w:val="003E5E1C"/>
    <w:rsid w:val="003E6DD2"/>
    <w:rsid w:val="003F1947"/>
    <w:rsid w:val="003F2507"/>
    <w:rsid w:val="003F4AA1"/>
    <w:rsid w:val="003F5824"/>
    <w:rsid w:val="003F6C3F"/>
    <w:rsid w:val="003F6F02"/>
    <w:rsid w:val="00401287"/>
    <w:rsid w:val="00403BDF"/>
    <w:rsid w:val="0040721B"/>
    <w:rsid w:val="0041044E"/>
    <w:rsid w:val="00411524"/>
    <w:rsid w:val="00412468"/>
    <w:rsid w:val="00412F80"/>
    <w:rsid w:val="00414B41"/>
    <w:rsid w:val="00415407"/>
    <w:rsid w:val="00416979"/>
    <w:rsid w:val="00420454"/>
    <w:rsid w:val="00424831"/>
    <w:rsid w:val="00427342"/>
    <w:rsid w:val="00427A96"/>
    <w:rsid w:val="00430345"/>
    <w:rsid w:val="004326CD"/>
    <w:rsid w:val="00432E0B"/>
    <w:rsid w:val="004379D5"/>
    <w:rsid w:val="004405CE"/>
    <w:rsid w:val="00440D9F"/>
    <w:rsid w:val="0044135F"/>
    <w:rsid w:val="00442EE0"/>
    <w:rsid w:val="004441EB"/>
    <w:rsid w:val="00444AEB"/>
    <w:rsid w:val="0045188B"/>
    <w:rsid w:val="00453BCB"/>
    <w:rsid w:val="00453F5D"/>
    <w:rsid w:val="00456C7F"/>
    <w:rsid w:val="0046070D"/>
    <w:rsid w:val="00460E03"/>
    <w:rsid w:val="004618FB"/>
    <w:rsid w:val="00461DFD"/>
    <w:rsid w:val="004657EF"/>
    <w:rsid w:val="00466024"/>
    <w:rsid w:val="00471DC4"/>
    <w:rsid w:val="004725AF"/>
    <w:rsid w:val="00472765"/>
    <w:rsid w:val="0048015B"/>
    <w:rsid w:val="00481D09"/>
    <w:rsid w:val="00482E1E"/>
    <w:rsid w:val="004948A4"/>
    <w:rsid w:val="0049567F"/>
    <w:rsid w:val="004977E2"/>
    <w:rsid w:val="004A2C97"/>
    <w:rsid w:val="004A3D35"/>
    <w:rsid w:val="004A3F9E"/>
    <w:rsid w:val="004A3FD5"/>
    <w:rsid w:val="004A4FFF"/>
    <w:rsid w:val="004B1E9E"/>
    <w:rsid w:val="004B3DD5"/>
    <w:rsid w:val="004B47F2"/>
    <w:rsid w:val="004B65B9"/>
    <w:rsid w:val="004B66E6"/>
    <w:rsid w:val="004B66F1"/>
    <w:rsid w:val="004B6BA2"/>
    <w:rsid w:val="004C017F"/>
    <w:rsid w:val="004D019D"/>
    <w:rsid w:val="004D18EC"/>
    <w:rsid w:val="004D238E"/>
    <w:rsid w:val="004D398C"/>
    <w:rsid w:val="004D6387"/>
    <w:rsid w:val="004E0F67"/>
    <w:rsid w:val="004E5ABF"/>
    <w:rsid w:val="004E7F7B"/>
    <w:rsid w:val="004F2914"/>
    <w:rsid w:val="004F4F2C"/>
    <w:rsid w:val="004F61B9"/>
    <w:rsid w:val="004F7AC7"/>
    <w:rsid w:val="00502CBE"/>
    <w:rsid w:val="005044D0"/>
    <w:rsid w:val="005140D9"/>
    <w:rsid w:val="00516625"/>
    <w:rsid w:val="00517676"/>
    <w:rsid w:val="005205FF"/>
    <w:rsid w:val="00522362"/>
    <w:rsid w:val="0052400E"/>
    <w:rsid w:val="005400FD"/>
    <w:rsid w:val="00542988"/>
    <w:rsid w:val="00542D45"/>
    <w:rsid w:val="005431A5"/>
    <w:rsid w:val="005451EA"/>
    <w:rsid w:val="005512F4"/>
    <w:rsid w:val="00551AF3"/>
    <w:rsid w:val="00556584"/>
    <w:rsid w:val="00563C83"/>
    <w:rsid w:val="00564D89"/>
    <w:rsid w:val="00564FE2"/>
    <w:rsid w:val="0056568A"/>
    <w:rsid w:val="00567915"/>
    <w:rsid w:val="005721DA"/>
    <w:rsid w:val="005758AA"/>
    <w:rsid w:val="0058287D"/>
    <w:rsid w:val="00582DDF"/>
    <w:rsid w:val="00585681"/>
    <w:rsid w:val="00585A27"/>
    <w:rsid w:val="00585D28"/>
    <w:rsid w:val="00586E41"/>
    <w:rsid w:val="0059217B"/>
    <w:rsid w:val="00592307"/>
    <w:rsid w:val="00592EB9"/>
    <w:rsid w:val="005933A8"/>
    <w:rsid w:val="00595096"/>
    <w:rsid w:val="005A016B"/>
    <w:rsid w:val="005A1F9D"/>
    <w:rsid w:val="005A4248"/>
    <w:rsid w:val="005A5A83"/>
    <w:rsid w:val="005A7AEB"/>
    <w:rsid w:val="005B22FD"/>
    <w:rsid w:val="005B2D21"/>
    <w:rsid w:val="005B4068"/>
    <w:rsid w:val="005B66FE"/>
    <w:rsid w:val="005B69B9"/>
    <w:rsid w:val="005C5506"/>
    <w:rsid w:val="005C5A7E"/>
    <w:rsid w:val="005D1EBC"/>
    <w:rsid w:val="005D2DE2"/>
    <w:rsid w:val="005D3902"/>
    <w:rsid w:val="005D3D62"/>
    <w:rsid w:val="005D66F5"/>
    <w:rsid w:val="005E3091"/>
    <w:rsid w:val="005E5DAF"/>
    <w:rsid w:val="005F5541"/>
    <w:rsid w:val="00600B72"/>
    <w:rsid w:val="00603C74"/>
    <w:rsid w:val="00605119"/>
    <w:rsid w:val="00606453"/>
    <w:rsid w:val="0060715F"/>
    <w:rsid w:val="00607364"/>
    <w:rsid w:val="00611675"/>
    <w:rsid w:val="006118A8"/>
    <w:rsid w:val="0061575F"/>
    <w:rsid w:val="00615B11"/>
    <w:rsid w:val="0061706E"/>
    <w:rsid w:val="00621685"/>
    <w:rsid w:val="006224A7"/>
    <w:rsid w:val="00625FBD"/>
    <w:rsid w:val="0062605F"/>
    <w:rsid w:val="0063339C"/>
    <w:rsid w:val="006427E3"/>
    <w:rsid w:val="006566AE"/>
    <w:rsid w:val="00657591"/>
    <w:rsid w:val="00663B3C"/>
    <w:rsid w:val="00664831"/>
    <w:rsid w:val="00665651"/>
    <w:rsid w:val="00665C41"/>
    <w:rsid w:val="00667096"/>
    <w:rsid w:val="0067054E"/>
    <w:rsid w:val="00670BD4"/>
    <w:rsid w:val="006714B2"/>
    <w:rsid w:val="0067259A"/>
    <w:rsid w:val="00673BC2"/>
    <w:rsid w:val="0067451B"/>
    <w:rsid w:val="00680AB6"/>
    <w:rsid w:val="00682F8D"/>
    <w:rsid w:val="0068341E"/>
    <w:rsid w:val="00684916"/>
    <w:rsid w:val="0068576C"/>
    <w:rsid w:val="00685791"/>
    <w:rsid w:val="00685FAD"/>
    <w:rsid w:val="006877B6"/>
    <w:rsid w:val="00690EA3"/>
    <w:rsid w:val="00697FAF"/>
    <w:rsid w:val="006A3F92"/>
    <w:rsid w:val="006A408D"/>
    <w:rsid w:val="006A63A9"/>
    <w:rsid w:val="006B2605"/>
    <w:rsid w:val="006B598E"/>
    <w:rsid w:val="006B5B15"/>
    <w:rsid w:val="006B6555"/>
    <w:rsid w:val="006C0271"/>
    <w:rsid w:val="006C05BD"/>
    <w:rsid w:val="006C0FE6"/>
    <w:rsid w:val="006C2D26"/>
    <w:rsid w:val="006C3AAD"/>
    <w:rsid w:val="006C3C3D"/>
    <w:rsid w:val="006C5778"/>
    <w:rsid w:val="006D283D"/>
    <w:rsid w:val="006D3418"/>
    <w:rsid w:val="006E100E"/>
    <w:rsid w:val="006E124C"/>
    <w:rsid w:val="006E19EC"/>
    <w:rsid w:val="006E26AF"/>
    <w:rsid w:val="006E4FF5"/>
    <w:rsid w:val="006E614E"/>
    <w:rsid w:val="006F0A83"/>
    <w:rsid w:val="006F226C"/>
    <w:rsid w:val="006F4CC5"/>
    <w:rsid w:val="006F563D"/>
    <w:rsid w:val="007003A9"/>
    <w:rsid w:val="00702209"/>
    <w:rsid w:val="007105E6"/>
    <w:rsid w:val="007124EE"/>
    <w:rsid w:val="007133AD"/>
    <w:rsid w:val="00720167"/>
    <w:rsid w:val="0072101F"/>
    <w:rsid w:val="0072155E"/>
    <w:rsid w:val="00721BA3"/>
    <w:rsid w:val="007348AE"/>
    <w:rsid w:val="00735CEB"/>
    <w:rsid w:val="00736236"/>
    <w:rsid w:val="00736C37"/>
    <w:rsid w:val="00736ED9"/>
    <w:rsid w:val="007412AC"/>
    <w:rsid w:val="0074304B"/>
    <w:rsid w:val="00743B0C"/>
    <w:rsid w:val="00745675"/>
    <w:rsid w:val="007508C3"/>
    <w:rsid w:val="00752105"/>
    <w:rsid w:val="00753B94"/>
    <w:rsid w:val="00755E2E"/>
    <w:rsid w:val="00762685"/>
    <w:rsid w:val="00763BAF"/>
    <w:rsid w:val="00764CA8"/>
    <w:rsid w:val="00765559"/>
    <w:rsid w:val="00767AD5"/>
    <w:rsid w:val="00767CC4"/>
    <w:rsid w:val="007714E1"/>
    <w:rsid w:val="00774CAB"/>
    <w:rsid w:val="00777C39"/>
    <w:rsid w:val="00777DAF"/>
    <w:rsid w:val="00777EBD"/>
    <w:rsid w:val="0078259D"/>
    <w:rsid w:val="007835D8"/>
    <w:rsid w:val="00783AD2"/>
    <w:rsid w:val="00785A52"/>
    <w:rsid w:val="00786AF7"/>
    <w:rsid w:val="00791335"/>
    <w:rsid w:val="00794A31"/>
    <w:rsid w:val="0079516A"/>
    <w:rsid w:val="00795B28"/>
    <w:rsid w:val="00796A8A"/>
    <w:rsid w:val="007A173D"/>
    <w:rsid w:val="007A624B"/>
    <w:rsid w:val="007A73EA"/>
    <w:rsid w:val="007A7F49"/>
    <w:rsid w:val="007B1FA6"/>
    <w:rsid w:val="007B2B62"/>
    <w:rsid w:val="007B42A7"/>
    <w:rsid w:val="007B4A63"/>
    <w:rsid w:val="007B52E7"/>
    <w:rsid w:val="007C6DBF"/>
    <w:rsid w:val="007D19F2"/>
    <w:rsid w:val="007D3C00"/>
    <w:rsid w:val="007D6063"/>
    <w:rsid w:val="007D685E"/>
    <w:rsid w:val="007D73C0"/>
    <w:rsid w:val="007E1226"/>
    <w:rsid w:val="007E3A10"/>
    <w:rsid w:val="007E4147"/>
    <w:rsid w:val="007E571D"/>
    <w:rsid w:val="007E65CD"/>
    <w:rsid w:val="007E7F22"/>
    <w:rsid w:val="007F0060"/>
    <w:rsid w:val="007F1805"/>
    <w:rsid w:val="007F479C"/>
    <w:rsid w:val="007F7F47"/>
    <w:rsid w:val="00802C11"/>
    <w:rsid w:val="008043F2"/>
    <w:rsid w:val="008061C0"/>
    <w:rsid w:val="00806993"/>
    <w:rsid w:val="00807F77"/>
    <w:rsid w:val="00810BE3"/>
    <w:rsid w:val="0081390F"/>
    <w:rsid w:val="00820CC7"/>
    <w:rsid w:val="00825BFF"/>
    <w:rsid w:val="00826A10"/>
    <w:rsid w:val="00831665"/>
    <w:rsid w:val="00832E6F"/>
    <w:rsid w:val="00832F0E"/>
    <w:rsid w:val="008341CD"/>
    <w:rsid w:val="008350F9"/>
    <w:rsid w:val="00835114"/>
    <w:rsid w:val="00842BA1"/>
    <w:rsid w:val="00843F9C"/>
    <w:rsid w:val="008465FA"/>
    <w:rsid w:val="008468F6"/>
    <w:rsid w:val="008471F8"/>
    <w:rsid w:val="00850FC4"/>
    <w:rsid w:val="0085250E"/>
    <w:rsid w:val="00853EA0"/>
    <w:rsid w:val="0085481C"/>
    <w:rsid w:val="00854B9B"/>
    <w:rsid w:val="00857DE1"/>
    <w:rsid w:val="00861ABE"/>
    <w:rsid w:val="008664C4"/>
    <w:rsid w:val="00866F65"/>
    <w:rsid w:val="00871859"/>
    <w:rsid w:val="00873E00"/>
    <w:rsid w:val="008753D4"/>
    <w:rsid w:val="008766D5"/>
    <w:rsid w:val="00876797"/>
    <w:rsid w:val="00876B77"/>
    <w:rsid w:val="00877534"/>
    <w:rsid w:val="0088071A"/>
    <w:rsid w:val="008823D6"/>
    <w:rsid w:val="008829B1"/>
    <w:rsid w:val="00884BA7"/>
    <w:rsid w:val="00890480"/>
    <w:rsid w:val="00890856"/>
    <w:rsid w:val="008910A1"/>
    <w:rsid w:val="00891803"/>
    <w:rsid w:val="00891B2C"/>
    <w:rsid w:val="0089286D"/>
    <w:rsid w:val="0089319A"/>
    <w:rsid w:val="008941F7"/>
    <w:rsid w:val="008944DD"/>
    <w:rsid w:val="00896A13"/>
    <w:rsid w:val="008A1144"/>
    <w:rsid w:val="008A2697"/>
    <w:rsid w:val="008A67A4"/>
    <w:rsid w:val="008B0408"/>
    <w:rsid w:val="008B0A22"/>
    <w:rsid w:val="008B14D9"/>
    <w:rsid w:val="008B17F5"/>
    <w:rsid w:val="008B1891"/>
    <w:rsid w:val="008B1FA2"/>
    <w:rsid w:val="008B374D"/>
    <w:rsid w:val="008B61D9"/>
    <w:rsid w:val="008B7E3A"/>
    <w:rsid w:val="008D38C8"/>
    <w:rsid w:val="008D3A71"/>
    <w:rsid w:val="008D5284"/>
    <w:rsid w:val="008D5DE3"/>
    <w:rsid w:val="008E4DD8"/>
    <w:rsid w:val="008E5702"/>
    <w:rsid w:val="008E6361"/>
    <w:rsid w:val="008E7122"/>
    <w:rsid w:val="008E7646"/>
    <w:rsid w:val="008E7857"/>
    <w:rsid w:val="008F163E"/>
    <w:rsid w:val="008F355C"/>
    <w:rsid w:val="008F4E7E"/>
    <w:rsid w:val="008F5720"/>
    <w:rsid w:val="008F5CBB"/>
    <w:rsid w:val="008F7C48"/>
    <w:rsid w:val="00900380"/>
    <w:rsid w:val="00904C23"/>
    <w:rsid w:val="00905573"/>
    <w:rsid w:val="00906409"/>
    <w:rsid w:val="00906D83"/>
    <w:rsid w:val="00910BFA"/>
    <w:rsid w:val="00914305"/>
    <w:rsid w:val="00921796"/>
    <w:rsid w:val="00925973"/>
    <w:rsid w:val="00925E5F"/>
    <w:rsid w:val="00926E2A"/>
    <w:rsid w:val="0093360C"/>
    <w:rsid w:val="00933F63"/>
    <w:rsid w:val="00934876"/>
    <w:rsid w:val="00934B88"/>
    <w:rsid w:val="0093563D"/>
    <w:rsid w:val="00937D8A"/>
    <w:rsid w:val="00940090"/>
    <w:rsid w:val="009400B5"/>
    <w:rsid w:val="009406F6"/>
    <w:rsid w:val="00941DA7"/>
    <w:rsid w:val="00942B32"/>
    <w:rsid w:val="009448DB"/>
    <w:rsid w:val="009468D5"/>
    <w:rsid w:val="0095034B"/>
    <w:rsid w:val="00951702"/>
    <w:rsid w:val="0095434D"/>
    <w:rsid w:val="00954626"/>
    <w:rsid w:val="009570F3"/>
    <w:rsid w:val="00957DF3"/>
    <w:rsid w:val="00961175"/>
    <w:rsid w:val="00965B68"/>
    <w:rsid w:val="009670B2"/>
    <w:rsid w:val="00967829"/>
    <w:rsid w:val="00976365"/>
    <w:rsid w:val="009806B8"/>
    <w:rsid w:val="009813E6"/>
    <w:rsid w:val="00990F5F"/>
    <w:rsid w:val="00991A6D"/>
    <w:rsid w:val="00992300"/>
    <w:rsid w:val="0099494E"/>
    <w:rsid w:val="00996273"/>
    <w:rsid w:val="009971DF"/>
    <w:rsid w:val="00997FEB"/>
    <w:rsid w:val="009A2D5A"/>
    <w:rsid w:val="009A5064"/>
    <w:rsid w:val="009A60A1"/>
    <w:rsid w:val="009B176F"/>
    <w:rsid w:val="009B1D3F"/>
    <w:rsid w:val="009B1D5F"/>
    <w:rsid w:val="009B378E"/>
    <w:rsid w:val="009B491A"/>
    <w:rsid w:val="009B5808"/>
    <w:rsid w:val="009B581F"/>
    <w:rsid w:val="009B5A8F"/>
    <w:rsid w:val="009B7276"/>
    <w:rsid w:val="009B72DE"/>
    <w:rsid w:val="009B7AE3"/>
    <w:rsid w:val="009B7B8F"/>
    <w:rsid w:val="009C027E"/>
    <w:rsid w:val="009C03EB"/>
    <w:rsid w:val="009C251A"/>
    <w:rsid w:val="009C28C9"/>
    <w:rsid w:val="009C4A1C"/>
    <w:rsid w:val="009D7A9F"/>
    <w:rsid w:val="009D7EB5"/>
    <w:rsid w:val="009E0E6E"/>
    <w:rsid w:val="009E14D1"/>
    <w:rsid w:val="009E2662"/>
    <w:rsid w:val="009E40C6"/>
    <w:rsid w:val="009E61BE"/>
    <w:rsid w:val="009E62AB"/>
    <w:rsid w:val="009E6B16"/>
    <w:rsid w:val="00A0206E"/>
    <w:rsid w:val="00A0343D"/>
    <w:rsid w:val="00A0450F"/>
    <w:rsid w:val="00A06B12"/>
    <w:rsid w:val="00A10260"/>
    <w:rsid w:val="00A106FC"/>
    <w:rsid w:val="00A1194B"/>
    <w:rsid w:val="00A11E70"/>
    <w:rsid w:val="00A166C0"/>
    <w:rsid w:val="00A2134C"/>
    <w:rsid w:val="00A2351E"/>
    <w:rsid w:val="00A251B9"/>
    <w:rsid w:val="00A25667"/>
    <w:rsid w:val="00A2588B"/>
    <w:rsid w:val="00A25BED"/>
    <w:rsid w:val="00A26AFC"/>
    <w:rsid w:val="00A271FB"/>
    <w:rsid w:val="00A27F49"/>
    <w:rsid w:val="00A303E1"/>
    <w:rsid w:val="00A32932"/>
    <w:rsid w:val="00A33BEF"/>
    <w:rsid w:val="00A3581E"/>
    <w:rsid w:val="00A41A92"/>
    <w:rsid w:val="00A43664"/>
    <w:rsid w:val="00A51028"/>
    <w:rsid w:val="00A527D3"/>
    <w:rsid w:val="00A52D7C"/>
    <w:rsid w:val="00A530C9"/>
    <w:rsid w:val="00A541C9"/>
    <w:rsid w:val="00A5621B"/>
    <w:rsid w:val="00A57708"/>
    <w:rsid w:val="00A57D24"/>
    <w:rsid w:val="00A61303"/>
    <w:rsid w:val="00A61A47"/>
    <w:rsid w:val="00A62D8C"/>
    <w:rsid w:val="00A648E1"/>
    <w:rsid w:val="00A66469"/>
    <w:rsid w:val="00A7004F"/>
    <w:rsid w:val="00A76FDC"/>
    <w:rsid w:val="00A82454"/>
    <w:rsid w:val="00A84371"/>
    <w:rsid w:val="00A8437B"/>
    <w:rsid w:val="00A90D67"/>
    <w:rsid w:val="00A91774"/>
    <w:rsid w:val="00A9748E"/>
    <w:rsid w:val="00AA01D8"/>
    <w:rsid w:val="00AA17D3"/>
    <w:rsid w:val="00AA34E7"/>
    <w:rsid w:val="00AA4A7A"/>
    <w:rsid w:val="00AA5EAD"/>
    <w:rsid w:val="00AA7238"/>
    <w:rsid w:val="00AA780B"/>
    <w:rsid w:val="00AB1E60"/>
    <w:rsid w:val="00AB2E5B"/>
    <w:rsid w:val="00AB33DF"/>
    <w:rsid w:val="00AB4AA0"/>
    <w:rsid w:val="00AB6476"/>
    <w:rsid w:val="00AC0168"/>
    <w:rsid w:val="00AC19A3"/>
    <w:rsid w:val="00AC4881"/>
    <w:rsid w:val="00AC49A9"/>
    <w:rsid w:val="00AC4A33"/>
    <w:rsid w:val="00AC5368"/>
    <w:rsid w:val="00AD1501"/>
    <w:rsid w:val="00AD188A"/>
    <w:rsid w:val="00AD367E"/>
    <w:rsid w:val="00AD3B08"/>
    <w:rsid w:val="00AD52E3"/>
    <w:rsid w:val="00AD5DB9"/>
    <w:rsid w:val="00AD68BF"/>
    <w:rsid w:val="00AD6E39"/>
    <w:rsid w:val="00AD7647"/>
    <w:rsid w:val="00AD79CF"/>
    <w:rsid w:val="00AE0D7A"/>
    <w:rsid w:val="00AE154F"/>
    <w:rsid w:val="00AE531F"/>
    <w:rsid w:val="00AE7AB2"/>
    <w:rsid w:val="00AE7DBC"/>
    <w:rsid w:val="00AF0B10"/>
    <w:rsid w:val="00AF29A3"/>
    <w:rsid w:val="00AF3DA9"/>
    <w:rsid w:val="00AF503C"/>
    <w:rsid w:val="00AF6241"/>
    <w:rsid w:val="00AF64DB"/>
    <w:rsid w:val="00B00716"/>
    <w:rsid w:val="00B01434"/>
    <w:rsid w:val="00B032F1"/>
    <w:rsid w:val="00B057EC"/>
    <w:rsid w:val="00B05C57"/>
    <w:rsid w:val="00B07521"/>
    <w:rsid w:val="00B17DFF"/>
    <w:rsid w:val="00B20878"/>
    <w:rsid w:val="00B233F8"/>
    <w:rsid w:val="00B252A6"/>
    <w:rsid w:val="00B27BC3"/>
    <w:rsid w:val="00B3078C"/>
    <w:rsid w:val="00B348B1"/>
    <w:rsid w:val="00B37898"/>
    <w:rsid w:val="00B400E5"/>
    <w:rsid w:val="00B4064E"/>
    <w:rsid w:val="00B446D4"/>
    <w:rsid w:val="00B44E0D"/>
    <w:rsid w:val="00B455DB"/>
    <w:rsid w:val="00B512A1"/>
    <w:rsid w:val="00B522CE"/>
    <w:rsid w:val="00B5286D"/>
    <w:rsid w:val="00B547D9"/>
    <w:rsid w:val="00B6017F"/>
    <w:rsid w:val="00B6030C"/>
    <w:rsid w:val="00B60F62"/>
    <w:rsid w:val="00B63B00"/>
    <w:rsid w:val="00B63F14"/>
    <w:rsid w:val="00B668FC"/>
    <w:rsid w:val="00B66D7F"/>
    <w:rsid w:val="00B70A2A"/>
    <w:rsid w:val="00B7108C"/>
    <w:rsid w:val="00B71C14"/>
    <w:rsid w:val="00B73498"/>
    <w:rsid w:val="00B734A4"/>
    <w:rsid w:val="00B73FE5"/>
    <w:rsid w:val="00B740C6"/>
    <w:rsid w:val="00B75E09"/>
    <w:rsid w:val="00B7756D"/>
    <w:rsid w:val="00B80A31"/>
    <w:rsid w:val="00B83566"/>
    <w:rsid w:val="00B86EED"/>
    <w:rsid w:val="00B926A5"/>
    <w:rsid w:val="00B942BD"/>
    <w:rsid w:val="00B9576E"/>
    <w:rsid w:val="00B961A8"/>
    <w:rsid w:val="00B96CEB"/>
    <w:rsid w:val="00BA048A"/>
    <w:rsid w:val="00BA0499"/>
    <w:rsid w:val="00BA12E8"/>
    <w:rsid w:val="00BA34E9"/>
    <w:rsid w:val="00BA5E5D"/>
    <w:rsid w:val="00BB0BE5"/>
    <w:rsid w:val="00BB13E8"/>
    <w:rsid w:val="00BB158A"/>
    <w:rsid w:val="00BB1F1C"/>
    <w:rsid w:val="00BB3974"/>
    <w:rsid w:val="00BB3C18"/>
    <w:rsid w:val="00BB3FA3"/>
    <w:rsid w:val="00BB470B"/>
    <w:rsid w:val="00BC0BCD"/>
    <w:rsid w:val="00BC1BD6"/>
    <w:rsid w:val="00BC48F7"/>
    <w:rsid w:val="00BC71EA"/>
    <w:rsid w:val="00BD0C1B"/>
    <w:rsid w:val="00BD2816"/>
    <w:rsid w:val="00BD41CA"/>
    <w:rsid w:val="00BD4435"/>
    <w:rsid w:val="00BD6D4F"/>
    <w:rsid w:val="00BD784E"/>
    <w:rsid w:val="00BE0B2C"/>
    <w:rsid w:val="00BE0DB5"/>
    <w:rsid w:val="00BE1058"/>
    <w:rsid w:val="00BE3DEA"/>
    <w:rsid w:val="00BE5A68"/>
    <w:rsid w:val="00BE5AFC"/>
    <w:rsid w:val="00BF3ACD"/>
    <w:rsid w:val="00BF5315"/>
    <w:rsid w:val="00BF649B"/>
    <w:rsid w:val="00BF6D40"/>
    <w:rsid w:val="00C0038C"/>
    <w:rsid w:val="00C00B00"/>
    <w:rsid w:val="00C0200C"/>
    <w:rsid w:val="00C02C05"/>
    <w:rsid w:val="00C06E2A"/>
    <w:rsid w:val="00C07106"/>
    <w:rsid w:val="00C07E26"/>
    <w:rsid w:val="00C111B7"/>
    <w:rsid w:val="00C157B5"/>
    <w:rsid w:val="00C216A1"/>
    <w:rsid w:val="00C352FA"/>
    <w:rsid w:val="00C35F55"/>
    <w:rsid w:val="00C36A48"/>
    <w:rsid w:val="00C426BE"/>
    <w:rsid w:val="00C42C5A"/>
    <w:rsid w:val="00C44226"/>
    <w:rsid w:val="00C444ED"/>
    <w:rsid w:val="00C447B5"/>
    <w:rsid w:val="00C46110"/>
    <w:rsid w:val="00C47326"/>
    <w:rsid w:val="00C475BF"/>
    <w:rsid w:val="00C4783E"/>
    <w:rsid w:val="00C50A2B"/>
    <w:rsid w:val="00C51BA5"/>
    <w:rsid w:val="00C52FCE"/>
    <w:rsid w:val="00C5462E"/>
    <w:rsid w:val="00C55D6C"/>
    <w:rsid w:val="00C57BA0"/>
    <w:rsid w:val="00C60241"/>
    <w:rsid w:val="00C67FAD"/>
    <w:rsid w:val="00C7292E"/>
    <w:rsid w:val="00C74142"/>
    <w:rsid w:val="00C748FA"/>
    <w:rsid w:val="00C754A1"/>
    <w:rsid w:val="00C81083"/>
    <w:rsid w:val="00C82D18"/>
    <w:rsid w:val="00C83248"/>
    <w:rsid w:val="00C837CA"/>
    <w:rsid w:val="00C86A9C"/>
    <w:rsid w:val="00C86E09"/>
    <w:rsid w:val="00C91DA2"/>
    <w:rsid w:val="00C9412C"/>
    <w:rsid w:val="00C96A3F"/>
    <w:rsid w:val="00CA3BC8"/>
    <w:rsid w:val="00CA6D16"/>
    <w:rsid w:val="00CA781C"/>
    <w:rsid w:val="00CB00A5"/>
    <w:rsid w:val="00CB2DB3"/>
    <w:rsid w:val="00CB3EB5"/>
    <w:rsid w:val="00CC5313"/>
    <w:rsid w:val="00CC7030"/>
    <w:rsid w:val="00CD16EE"/>
    <w:rsid w:val="00CD2D2B"/>
    <w:rsid w:val="00CD2E4D"/>
    <w:rsid w:val="00CD49B2"/>
    <w:rsid w:val="00CD64DB"/>
    <w:rsid w:val="00CD693D"/>
    <w:rsid w:val="00CD6F12"/>
    <w:rsid w:val="00CD71F8"/>
    <w:rsid w:val="00CD761C"/>
    <w:rsid w:val="00CE05B5"/>
    <w:rsid w:val="00CE0E86"/>
    <w:rsid w:val="00CE3715"/>
    <w:rsid w:val="00CE3A07"/>
    <w:rsid w:val="00CE5AA5"/>
    <w:rsid w:val="00CE5EA0"/>
    <w:rsid w:val="00CE6D67"/>
    <w:rsid w:val="00CF04E4"/>
    <w:rsid w:val="00CF3F28"/>
    <w:rsid w:val="00CF731C"/>
    <w:rsid w:val="00D02447"/>
    <w:rsid w:val="00D028D1"/>
    <w:rsid w:val="00D03C16"/>
    <w:rsid w:val="00D03D49"/>
    <w:rsid w:val="00D11BA5"/>
    <w:rsid w:val="00D12298"/>
    <w:rsid w:val="00D2114A"/>
    <w:rsid w:val="00D26A33"/>
    <w:rsid w:val="00D30522"/>
    <w:rsid w:val="00D35076"/>
    <w:rsid w:val="00D3530B"/>
    <w:rsid w:val="00D366F4"/>
    <w:rsid w:val="00D37221"/>
    <w:rsid w:val="00D4040B"/>
    <w:rsid w:val="00D411F4"/>
    <w:rsid w:val="00D433E9"/>
    <w:rsid w:val="00D4495C"/>
    <w:rsid w:val="00D45AFD"/>
    <w:rsid w:val="00D46A04"/>
    <w:rsid w:val="00D525DB"/>
    <w:rsid w:val="00D54C6D"/>
    <w:rsid w:val="00D63AF1"/>
    <w:rsid w:val="00D674EA"/>
    <w:rsid w:val="00D71340"/>
    <w:rsid w:val="00D7340F"/>
    <w:rsid w:val="00D75C43"/>
    <w:rsid w:val="00D80964"/>
    <w:rsid w:val="00D82AB0"/>
    <w:rsid w:val="00D83B01"/>
    <w:rsid w:val="00D8480F"/>
    <w:rsid w:val="00D84E23"/>
    <w:rsid w:val="00D86818"/>
    <w:rsid w:val="00D86A81"/>
    <w:rsid w:val="00D87EE7"/>
    <w:rsid w:val="00D916C4"/>
    <w:rsid w:val="00D94690"/>
    <w:rsid w:val="00D9579C"/>
    <w:rsid w:val="00D96F72"/>
    <w:rsid w:val="00DA01C9"/>
    <w:rsid w:val="00DA0B43"/>
    <w:rsid w:val="00DA0DBA"/>
    <w:rsid w:val="00DA1EF5"/>
    <w:rsid w:val="00DA2E3F"/>
    <w:rsid w:val="00DA6B7A"/>
    <w:rsid w:val="00DA7D8B"/>
    <w:rsid w:val="00DB04AE"/>
    <w:rsid w:val="00DB499A"/>
    <w:rsid w:val="00DB7D43"/>
    <w:rsid w:val="00DC5253"/>
    <w:rsid w:val="00DC60B6"/>
    <w:rsid w:val="00DC7245"/>
    <w:rsid w:val="00DD0FAD"/>
    <w:rsid w:val="00DD1857"/>
    <w:rsid w:val="00DD49ED"/>
    <w:rsid w:val="00DD6541"/>
    <w:rsid w:val="00DE0BD2"/>
    <w:rsid w:val="00DE191C"/>
    <w:rsid w:val="00DE1B05"/>
    <w:rsid w:val="00DE2682"/>
    <w:rsid w:val="00DE268F"/>
    <w:rsid w:val="00DE26DD"/>
    <w:rsid w:val="00DE30BC"/>
    <w:rsid w:val="00DE5338"/>
    <w:rsid w:val="00DF2E14"/>
    <w:rsid w:val="00DF38F7"/>
    <w:rsid w:val="00DF49E4"/>
    <w:rsid w:val="00DF550B"/>
    <w:rsid w:val="00DF5727"/>
    <w:rsid w:val="00DF5DC7"/>
    <w:rsid w:val="00DF65F3"/>
    <w:rsid w:val="00DF7693"/>
    <w:rsid w:val="00DF7E1F"/>
    <w:rsid w:val="00E00FCF"/>
    <w:rsid w:val="00E05574"/>
    <w:rsid w:val="00E05771"/>
    <w:rsid w:val="00E06CBE"/>
    <w:rsid w:val="00E14EBB"/>
    <w:rsid w:val="00E15EA7"/>
    <w:rsid w:val="00E16349"/>
    <w:rsid w:val="00E163CC"/>
    <w:rsid w:val="00E17F3A"/>
    <w:rsid w:val="00E20427"/>
    <w:rsid w:val="00E24287"/>
    <w:rsid w:val="00E24EC9"/>
    <w:rsid w:val="00E257E8"/>
    <w:rsid w:val="00E25B22"/>
    <w:rsid w:val="00E25D0C"/>
    <w:rsid w:val="00E26A0E"/>
    <w:rsid w:val="00E26C7C"/>
    <w:rsid w:val="00E27002"/>
    <w:rsid w:val="00E43D7C"/>
    <w:rsid w:val="00E46C03"/>
    <w:rsid w:val="00E51605"/>
    <w:rsid w:val="00E51902"/>
    <w:rsid w:val="00E533CF"/>
    <w:rsid w:val="00E54A1F"/>
    <w:rsid w:val="00E54C16"/>
    <w:rsid w:val="00E57BC7"/>
    <w:rsid w:val="00E57D9E"/>
    <w:rsid w:val="00E60D18"/>
    <w:rsid w:val="00E61EFD"/>
    <w:rsid w:val="00E62B8E"/>
    <w:rsid w:val="00E63C27"/>
    <w:rsid w:val="00E64BA7"/>
    <w:rsid w:val="00E67C15"/>
    <w:rsid w:val="00E702D8"/>
    <w:rsid w:val="00E70489"/>
    <w:rsid w:val="00E72C97"/>
    <w:rsid w:val="00E73BD0"/>
    <w:rsid w:val="00E74B38"/>
    <w:rsid w:val="00E85376"/>
    <w:rsid w:val="00E87123"/>
    <w:rsid w:val="00E9441C"/>
    <w:rsid w:val="00E95BCF"/>
    <w:rsid w:val="00E96FCD"/>
    <w:rsid w:val="00EA037C"/>
    <w:rsid w:val="00EA0D66"/>
    <w:rsid w:val="00EA22CB"/>
    <w:rsid w:val="00EA3054"/>
    <w:rsid w:val="00EB0284"/>
    <w:rsid w:val="00EB1CF6"/>
    <w:rsid w:val="00EB6D81"/>
    <w:rsid w:val="00EC10D4"/>
    <w:rsid w:val="00EC2FFF"/>
    <w:rsid w:val="00EC706E"/>
    <w:rsid w:val="00ED05E2"/>
    <w:rsid w:val="00EE0BFF"/>
    <w:rsid w:val="00EF2D06"/>
    <w:rsid w:val="00EF3E7A"/>
    <w:rsid w:val="00EF3E92"/>
    <w:rsid w:val="00EF43B8"/>
    <w:rsid w:val="00EF4F36"/>
    <w:rsid w:val="00F00582"/>
    <w:rsid w:val="00F00906"/>
    <w:rsid w:val="00F0195D"/>
    <w:rsid w:val="00F0213F"/>
    <w:rsid w:val="00F0446E"/>
    <w:rsid w:val="00F063CB"/>
    <w:rsid w:val="00F117D1"/>
    <w:rsid w:val="00F136F2"/>
    <w:rsid w:val="00F225F0"/>
    <w:rsid w:val="00F22746"/>
    <w:rsid w:val="00F248B3"/>
    <w:rsid w:val="00F25067"/>
    <w:rsid w:val="00F25102"/>
    <w:rsid w:val="00F2758E"/>
    <w:rsid w:val="00F32234"/>
    <w:rsid w:val="00F355CE"/>
    <w:rsid w:val="00F36186"/>
    <w:rsid w:val="00F427F3"/>
    <w:rsid w:val="00F446D9"/>
    <w:rsid w:val="00F52244"/>
    <w:rsid w:val="00F53EB3"/>
    <w:rsid w:val="00F545D1"/>
    <w:rsid w:val="00F55781"/>
    <w:rsid w:val="00F6366F"/>
    <w:rsid w:val="00F64383"/>
    <w:rsid w:val="00F66CF7"/>
    <w:rsid w:val="00F67743"/>
    <w:rsid w:val="00F736B1"/>
    <w:rsid w:val="00F73B70"/>
    <w:rsid w:val="00F80110"/>
    <w:rsid w:val="00F80AD1"/>
    <w:rsid w:val="00F81CB7"/>
    <w:rsid w:val="00F865F5"/>
    <w:rsid w:val="00F918D2"/>
    <w:rsid w:val="00F92FFF"/>
    <w:rsid w:val="00F975ED"/>
    <w:rsid w:val="00FA1193"/>
    <w:rsid w:val="00FA59AF"/>
    <w:rsid w:val="00FB05FA"/>
    <w:rsid w:val="00FB195E"/>
    <w:rsid w:val="00FB7055"/>
    <w:rsid w:val="00FC08EE"/>
    <w:rsid w:val="00FC1E24"/>
    <w:rsid w:val="00FC413F"/>
    <w:rsid w:val="00FC7FAA"/>
    <w:rsid w:val="00FD078F"/>
    <w:rsid w:val="00FD0AF3"/>
    <w:rsid w:val="00FD0D32"/>
    <w:rsid w:val="00FD1953"/>
    <w:rsid w:val="00FD24DA"/>
    <w:rsid w:val="00FD2727"/>
    <w:rsid w:val="00FD302A"/>
    <w:rsid w:val="00FD317D"/>
    <w:rsid w:val="00FD31E6"/>
    <w:rsid w:val="00FD4064"/>
    <w:rsid w:val="00FD428F"/>
    <w:rsid w:val="00FD6DDD"/>
    <w:rsid w:val="00FE0F38"/>
    <w:rsid w:val="00FE1EA8"/>
    <w:rsid w:val="00FE45D7"/>
    <w:rsid w:val="00FE5117"/>
    <w:rsid w:val="00FE513D"/>
    <w:rsid w:val="00FF04DB"/>
    <w:rsid w:val="00FF0FF5"/>
    <w:rsid w:val="00FF1FDA"/>
    <w:rsid w:val="00FF42EE"/>
    <w:rsid w:val="00FF51F0"/>
    <w:rsid w:val="00FF54BE"/>
    <w:rsid w:val="0F7ED998"/>
    <w:rsid w:val="11970043"/>
    <w:rsid w:val="11BACE62"/>
    <w:rsid w:val="15B5B92A"/>
    <w:rsid w:val="16BA5A51"/>
    <w:rsid w:val="16CEDF08"/>
    <w:rsid w:val="1D6E990A"/>
    <w:rsid w:val="1E75C6E1"/>
    <w:rsid w:val="22D7D739"/>
    <w:rsid w:val="28A1F613"/>
    <w:rsid w:val="28AD4237"/>
    <w:rsid w:val="2A5BCDB6"/>
    <w:rsid w:val="2DF32DE6"/>
    <w:rsid w:val="338CB632"/>
    <w:rsid w:val="33D9FC2A"/>
    <w:rsid w:val="426A09F3"/>
    <w:rsid w:val="4972D29D"/>
    <w:rsid w:val="4B40156E"/>
    <w:rsid w:val="5563BBAE"/>
    <w:rsid w:val="57264A6A"/>
    <w:rsid w:val="57DAFAE7"/>
    <w:rsid w:val="5D9F8FA5"/>
    <w:rsid w:val="63A991DA"/>
    <w:rsid w:val="678E289E"/>
    <w:rsid w:val="68BC042A"/>
    <w:rsid w:val="698A14DF"/>
    <w:rsid w:val="6A4DF4D0"/>
    <w:rsid w:val="6B1EC73D"/>
    <w:rsid w:val="709DDFE8"/>
    <w:rsid w:val="72868B3E"/>
    <w:rsid w:val="72D4994D"/>
    <w:rsid w:val="731DE1E0"/>
    <w:rsid w:val="76DF792E"/>
    <w:rsid w:val="799A1948"/>
    <w:rsid w:val="7A617D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706FF"/>
  <w15:docId w15:val="{E7E8B2E4-A898-489F-BB73-2E97D60A1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TableofFigures">
    <w:name w:val="table of figures"/>
    <w:basedOn w:val="Normal"/>
    <w:next w:val="Normal"/>
    <w:uiPriority w:val="99"/>
    <w:semiHidden/>
    <w:unhideWhenUsed/>
    <w:rsid w:val="00442EE0"/>
  </w:style>
  <w:style w:type="paragraph" w:styleId="EndnoteText">
    <w:name w:val="endnote text"/>
    <w:basedOn w:val="Normal"/>
    <w:link w:val="EndnoteTextChar"/>
    <w:uiPriority w:val="99"/>
    <w:semiHidden/>
    <w:unhideWhenUsed/>
    <w:rsid w:val="001F03DB"/>
  </w:style>
  <w:style w:type="character" w:styleId="EndnoteReference">
    <w:name w:val="endnote reference"/>
    <w:uiPriority w:val="99"/>
    <w:semiHidden/>
    <w:unhideWhenUsed/>
    <w:rPr>
      <w:vertAlign w:val="superscript"/>
    </w:rPr>
  </w:style>
  <w:style w:type="character" w:customStyle="1" w:styleId="EndnoteTextChar">
    <w:name w:val="Endnote Text Char"/>
    <w:basedOn w:val="DefaultParagraphFont"/>
    <w:link w:val="EndnoteText"/>
    <w:uiPriority w:val="99"/>
    <w:semiHidden/>
    <w:rsid w:val="001F03DB"/>
  </w:style>
  <w:style w:type="character" w:styleId="UnresolvedMention">
    <w:name w:val="Unresolved Mention"/>
    <w:basedOn w:val="DefaultParagraphFont"/>
    <w:uiPriority w:val="99"/>
    <w:semiHidden/>
    <w:unhideWhenUsed/>
    <w:rsid w:val="0035733D"/>
    <w:rPr>
      <w:color w:val="605E5C"/>
      <w:shd w:val="clear" w:color="auto" w:fill="E1DFDD"/>
    </w:rPr>
  </w:style>
  <w:style w:type="paragraph" w:styleId="Header">
    <w:name w:val="header"/>
    <w:basedOn w:val="Normal"/>
    <w:link w:val="HeaderChar"/>
    <w:uiPriority w:val="99"/>
    <w:unhideWhenUsed/>
    <w:rsid w:val="00A41A92"/>
    <w:pPr>
      <w:tabs>
        <w:tab w:val="center" w:pos="4513"/>
        <w:tab w:val="right" w:pos="9026"/>
      </w:tabs>
    </w:pPr>
  </w:style>
  <w:style w:type="character" w:customStyle="1" w:styleId="HeaderChar">
    <w:name w:val="Header Char"/>
    <w:basedOn w:val="DefaultParagraphFont"/>
    <w:link w:val="Header"/>
    <w:uiPriority w:val="99"/>
    <w:rsid w:val="00EF3E92"/>
  </w:style>
  <w:style w:type="paragraph" w:styleId="Footer">
    <w:name w:val="footer"/>
    <w:basedOn w:val="Normal"/>
    <w:link w:val="FooterChar"/>
    <w:uiPriority w:val="99"/>
    <w:unhideWhenUsed/>
    <w:rsid w:val="00A41A92"/>
    <w:pPr>
      <w:tabs>
        <w:tab w:val="center" w:pos="4513"/>
        <w:tab w:val="right" w:pos="9026"/>
      </w:tabs>
    </w:pPr>
  </w:style>
  <w:style w:type="character" w:customStyle="1" w:styleId="FooterChar">
    <w:name w:val="Footer Char"/>
    <w:basedOn w:val="DefaultParagraphFont"/>
    <w:link w:val="Footer"/>
    <w:uiPriority w:val="99"/>
    <w:rsid w:val="00EF3E92"/>
  </w:style>
  <w:style w:type="table" w:styleId="TableGrid">
    <w:name w:val="Table Grid"/>
    <w:basedOn w:val="TableNormal"/>
    <w:uiPriority w:val="39"/>
    <w:rsid w:val="001471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D0DAC"/>
    <w:pPr>
      <w:spacing w:after="200"/>
    </w:pPr>
    <w:rPr>
      <w:i/>
      <w:iCs/>
      <w:color w:val="0E2841" w:themeColor="text2"/>
      <w:sz w:val="18"/>
      <w:szCs w:val="18"/>
    </w:rPr>
  </w:style>
  <w:style w:type="character" w:customStyle="1" w:styleId="TextodenotaderodapCarter">
    <w:name w:val="Texto de nota de rodapé Caráter"/>
    <w:uiPriority w:val="99"/>
    <w:semiHidden/>
    <w:unhideWhenUsed/>
    <w:rsid w:val="00D12298"/>
    <w:rPr>
      <w:sz w:val="20"/>
      <w:szCs w:val="20"/>
    </w:rPr>
  </w:style>
  <w:style w:type="character" w:customStyle="1" w:styleId="TextodenotadefimCarter">
    <w:name w:val="Texto de nota de fim Caráter"/>
    <w:uiPriority w:val="99"/>
    <w:semiHidden/>
    <w:unhideWhenUsed/>
    <w:rsid w:val="00D12298"/>
    <w:rPr>
      <w:sz w:val="20"/>
      <w:szCs w:val="20"/>
    </w:rPr>
  </w:style>
  <w:style w:type="character" w:customStyle="1" w:styleId="CabealhoCarter">
    <w:name w:val="Cabeçalho Caráter"/>
    <w:basedOn w:val="DefaultParagraphFont"/>
    <w:uiPriority w:val="99"/>
    <w:rsid w:val="00D12298"/>
  </w:style>
  <w:style w:type="character" w:customStyle="1" w:styleId="RodapCarter">
    <w:name w:val="Rodapé Caráter"/>
    <w:basedOn w:val="DefaultParagraphFont"/>
    <w:uiPriority w:val="99"/>
    <w:rsid w:val="00D12298"/>
  </w:style>
  <w:style w:type="paragraph" w:styleId="Revision">
    <w:name w:val="Revision"/>
    <w:hidden/>
    <w:uiPriority w:val="99"/>
    <w:semiHidden/>
    <w:rsid w:val="00B95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481520-B2D1-784D-9391-8FB169F535B6}">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92459-1296-8741-97A0-57CECF199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1</Pages>
  <Words>8747</Words>
  <Characters>49863</Characters>
  <Application>Microsoft Office Word</Application>
  <DocSecurity>4</DocSecurity>
  <Lines>415</Lines>
  <Paragraphs>116</Paragraphs>
  <ScaleCrop>false</ScaleCrop>
  <Company/>
  <LinksUpToDate>false</LinksUpToDate>
  <CharactersWithSpaces>58494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Gestão de Encomendas - Relatório Técnico</dc:title>
  <dc:subject/>
  <dc:creator>David Soares, Mário Figueira, Masembo Zola</dc:creator>
  <cp:keywords/>
  <dc:description>Relatório Técnico - Fundamentos de Desenvolvimento de Software - ISEP</dc:description>
  <cp:lastModifiedBy>Mário Adérito Kumolehã Figueira</cp:lastModifiedBy>
  <cp:revision>491</cp:revision>
  <cp:lastPrinted>2026-05-13T05:56:00Z</cp:lastPrinted>
  <dcterms:created xsi:type="dcterms:W3CDTF">2026-05-10T08:40:00Z</dcterms:created>
  <dcterms:modified xsi:type="dcterms:W3CDTF">2026-05-17T22:47:00Z</dcterms:modified>
</cp:coreProperties>
</file>